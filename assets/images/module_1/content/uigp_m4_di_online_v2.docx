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932" w:rsidRPr="00687AE9" w:rsidRDefault="00687AE9" w:rsidP="00013478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hAnsi="Arial" w:cs="Arial"/>
          <w:b/>
          <w:sz w:val="24"/>
          <w:szCs w:val="24"/>
        </w:rPr>
        <w:t xml:space="preserve">MÓDULO </w:t>
      </w:r>
      <w:proofErr w:type="gramStart"/>
      <w:r w:rsidRPr="00687AE9">
        <w:rPr>
          <w:rFonts w:ascii="Arial" w:hAnsi="Arial" w:cs="Arial"/>
          <w:b/>
          <w:sz w:val="24"/>
          <w:szCs w:val="24"/>
        </w:rPr>
        <w:t>4</w:t>
      </w:r>
      <w:proofErr w:type="gramEnd"/>
      <w:r w:rsidRPr="00687AE9">
        <w:rPr>
          <w:rFonts w:ascii="Arial" w:hAnsi="Arial" w:cs="Arial"/>
          <w:b/>
          <w:sz w:val="24"/>
          <w:szCs w:val="24"/>
        </w:rPr>
        <w:t>: SISTEMA NACIONAL DE INFORMAÇÕES DE SEGURANÇA PÚBLICA, PRISIONAIS</w:t>
      </w:r>
      <w:r w:rsidR="00F55D56">
        <w:rPr>
          <w:rFonts w:ascii="Arial" w:hAnsi="Arial" w:cs="Arial"/>
          <w:b/>
          <w:sz w:val="24"/>
          <w:szCs w:val="24"/>
        </w:rPr>
        <w:t>,</w:t>
      </w:r>
      <w:r w:rsidRPr="00687AE9">
        <w:rPr>
          <w:rFonts w:ascii="Arial" w:hAnsi="Arial" w:cs="Arial"/>
          <w:b/>
          <w:sz w:val="24"/>
          <w:szCs w:val="24"/>
        </w:rPr>
        <w:t xml:space="preserve"> DE RASTREABILIDADE DE ARMAS E MUNIÇÕES, </w:t>
      </w:r>
      <w:r w:rsidR="00F55D56">
        <w:rPr>
          <w:rFonts w:ascii="Arial" w:hAnsi="Arial" w:cs="Arial"/>
          <w:b/>
          <w:sz w:val="24"/>
          <w:szCs w:val="24"/>
        </w:rPr>
        <w:t>DE</w:t>
      </w:r>
      <w:r w:rsidRPr="00687AE9">
        <w:rPr>
          <w:rFonts w:ascii="Arial" w:hAnsi="Arial" w:cs="Arial"/>
          <w:b/>
          <w:sz w:val="24"/>
          <w:szCs w:val="24"/>
        </w:rPr>
        <w:t xml:space="preserve"> MATERIAL GENÉTICO, </w:t>
      </w:r>
      <w:r w:rsidR="00F55D56">
        <w:rPr>
          <w:rFonts w:ascii="Arial" w:hAnsi="Arial" w:cs="Arial"/>
          <w:b/>
          <w:sz w:val="24"/>
          <w:szCs w:val="24"/>
        </w:rPr>
        <w:t xml:space="preserve">DE </w:t>
      </w:r>
      <w:r w:rsidRPr="00687AE9">
        <w:rPr>
          <w:rFonts w:ascii="Arial" w:hAnsi="Arial" w:cs="Arial"/>
          <w:b/>
          <w:sz w:val="24"/>
          <w:szCs w:val="24"/>
        </w:rPr>
        <w:t xml:space="preserve">DIGITAIS E </w:t>
      </w:r>
      <w:r w:rsidR="005A0C7E">
        <w:rPr>
          <w:rFonts w:ascii="Arial" w:hAnsi="Arial" w:cs="Arial"/>
          <w:b/>
          <w:sz w:val="24"/>
          <w:szCs w:val="24"/>
        </w:rPr>
        <w:t xml:space="preserve">DE </w:t>
      </w:r>
      <w:r w:rsidRPr="00687AE9">
        <w:rPr>
          <w:rFonts w:ascii="Arial" w:hAnsi="Arial" w:cs="Arial"/>
          <w:b/>
          <w:sz w:val="24"/>
          <w:szCs w:val="24"/>
        </w:rPr>
        <w:t>DROGAS – SINESP</w:t>
      </w:r>
      <w:r w:rsidRPr="00687AE9" w:rsidDel="005318B5">
        <w:rPr>
          <w:rFonts w:ascii="Arial" w:hAnsi="Arial" w:cs="Arial"/>
          <w:b/>
          <w:sz w:val="24"/>
          <w:szCs w:val="24"/>
        </w:rPr>
        <w:t xml:space="preserve"> </w:t>
      </w:r>
    </w:p>
    <w:p w:rsidR="005318B5" w:rsidRPr="00687AE9" w:rsidRDefault="005318B5" w:rsidP="00013478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318B5" w:rsidRPr="00687AE9" w:rsidRDefault="00AA1817" w:rsidP="00590711">
      <w:pPr>
        <w:pStyle w:val="Ttulo1"/>
        <w:spacing w:after="0" w:line="360" w:lineRule="auto"/>
        <w:contextualSpacing/>
        <w:jc w:val="both"/>
        <w:rPr>
          <w:rFonts w:ascii="Arial" w:hAnsi="Arial" w:cs="Arial"/>
        </w:rPr>
      </w:pP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&lt;H1&gt;</w:t>
      </w:r>
      <w:r w:rsidR="007F0932" w:rsidRPr="00687AE9">
        <w:rPr>
          <w:rFonts w:ascii="Arial" w:hAnsi="Arial" w:cs="Arial"/>
          <w:sz w:val="24"/>
          <w:szCs w:val="24"/>
        </w:rPr>
        <w:t>Apresentação do módulo</w:t>
      </w: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&lt;/H1</w:t>
      </w:r>
      <w:r w:rsidR="005318B5"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&gt;</w:t>
      </w:r>
    </w:p>
    <w:p w:rsidR="00687AE9" w:rsidRPr="00687AE9" w:rsidRDefault="00687AE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265C52" w:rsidRPr="00687AE9" w:rsidRDefault="000C16D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Olá</w:t>
      </w:r>
      <w:r w:rsidR="00687AE9" w:rsidRPr="00687A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7AE9" w:rsidRPr="00687AE9">
        <w:rPr>
          <w:rFonts w:ascii="Arial" w:hAnsi="Arial" w:cs="Arial"/>
          <w:sz w:val="24"/>
          <w:szCs w:val="24"/>
        </w:rPr>
        <w:t>c</w:t>
      </w:r>
      <w:r w:rsidRPr="00687AE9">
        <w:rPr>
          <w:rFonts w:ascii="Arial" w:hAnsi="Arial" w:cs="Arial"/>
          <w:sz w:val="24"/>
          <w:szCs w:val="24"/>
        </w:rPr>
        <w:t>ursista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! </w:t>
      </w:r>
    </w:p>
    <w:p w:rsidR="00687AE9" w:rsidRPr="00687AE9" w:rsidRDefault="00687AE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Seja </w:t>
      </w:r>
      <w:proofErr w:type="gramStart"/>
      <w:r w:rsidRPr="00687AE9">
        <w:rPr>
          <w:rFonts w:ascii="Arial" w:hAnsi="Arial" w:cs="Arial"/>
          <w:sz w:val="24"/>
          <w:szCs w:val="24"/>
        </w:rPr>
        <w:t>bem-vindo(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a) ao módulo </w:t>
      </w:r>
      <w:r w:rsidRPr="002C21CC">
        <w:rPr>
          <w:rFonts w:ascii="Arial" w:hAnsi="Arial" w:cs="Arial"/>
          <w:b/>
          <w:sz w:val="24"/>
          <w:szCs w:val="24"/>
        </w:rPr>
        <w:t>Siste</w:t>
      </w:r>
      <w:r w:rsidRPr="00687AE9">
        <w:rPr>
          <w:rFonts w:ascii="Arial" w:hAnsi="Arial" w:cs="Arial"/>
          <w:b/>
          <w:sz w:val="24"/>
          <w:szCs w:val="24"/>
        </w:rPr>
        <w:t xml:space="preserve">ma 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Nacional </w:t>
      </w:r>
      <w:r w:rsidR="00F55D56">
        <w:rPr>
          <w:rFonts w:ascii="Arial" w:hAnsi="Arial" w:cs="Arial"/>
          <w:b/>
          <w:sz w:val="24"/>
          <w:szCs w:val="24"/>
        </w:rPr>
        <w:t>d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e Informações </w:t>
      </w:r>
      <w:r w:rsidR="00F55D56">
        <w:rPr>
          <w:rFonts w:ascii="Arial" w:hAnsi="Arial" w:cs="Arial"/>
          <w:b/>
          <w:sz w:val="24"/>
          <w:szCs w:val="24"/>
        </w:rPr>
        <w:t>d</w:t>
      </w:r>
      <w:r w:rsidR="00F55D56" w:rsidRPr="00687AE9">
        <w:rPr>
          <w:rFonts w:ascii="Arial" w:hAnsi="Arial" w:cs="Arial"/>
          <w:b/>
          <w:sz w:val="24"/>
          <w:szCs w:val="24"/>
        </w:rPr>
        <w:t>e Segurança Pública, Prisionais</w:t>
      </w:r>
      <w:r w:rsidR="005A0C7E">
        <w:rPr>
          <w:rFonts w:ascii="Arial" w:hAnsi="Arial" w:cs="Arial"/>
          <w:b/>
          <w:sz w:val="24"/>
          <w:szCs w:val="24"/>
        </w:rPr>
        <w:t>,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 </w:t>
      </w:r>
      <w:r w:rsidR="00F55D56">
        <w:rPr>
          <w:rFonts w:ascii="Arial" w:hAnsi="Arial" w:cs="Arial"/>
          <w:b/>
          <w:sz w:val="24"/>
          <w:szCs w:val="24"/>
        </w:rPr>
        <w:t>d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e </w:t>
      </w:r>
      <w:proofErr w:type="spellStart"/>
      <w:r w:rsidR="00F55D56" w:rsidRPr="00687AE9">
        <w:rPr>
          <w:rFonts w:ascii="Arial" w:hAnsi="Arial" w:cs="Arial"/>
          <w:b/>
          <w:sz w:val="24"/>
          <w:szCs w:val="24"/>
        </w:rPr>
        <w:t>Rastreabilidade</w:t>
      </w:r>
      <w:proofErr w:type="spellEnd"/>
      <w:r w:rsidR="00F55D56" w:rsidRPr="00687AE9">
        <w:rPr>
          <w:rFonts w:ascii="Arial" w:hAnsi="Arial" w:cs="Arial"/>
          <w:b/>
          <w:sz w:val="24"/>
          <w:szCs w:val="24"/>
        </w:rPr>
        <w:t xml:space="preserve"> </w:t>
      </w:r>
      <w:r w:rsidR="00F55D56">
        <w:rPr>
          <w:rFonts w:ascii="Arial" w:hAnsi="Arial" w:cs="Arial"/>
          <w:b/>
          <w:sz w:val="24"/>
          <w:szCs w:val="24"/>
        </w:rPr>
        <w:t>d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e Armas </w:t>
      </w:r>
      <w:r w:rsidR="00F55D56">
        <w:rPr>
          <w:rFonts w:ascii="Arial" w:hAnsi="Arial" w:cs="Arial"/>
          <w:b/>
          <w:sz w:val="24"/>
          <w:szCs w:val="24"/>
        </w:rPr>
        <w:t>e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 Munições, </w:t>
      </w:r>
      <w:r w:rsidR="005A0C7E">
        <w:rPr>
          <w:rFonts w:ascii="Arial" w:hAnsi="Arial" w:cs="Arial"/>
          <w:b/>
          <w:sz w:val="24"/>
          <w:szCs w:val="24"/>
        </w:rPr>
        <w:t xml:space="preserve">de 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Material Genético, </w:t>
      </w:r>
      <w:r w:rsidR="005A0C7E">
        <w:rPr>
          <w:rFonts w:ascii="Arial" w:hAnsi="Arial" w:cs="Arial"/>
          <w:b/>
          <w:sz w:val="24"/>
          <w:szCs w:val="24"/>
        </w:rPr>
        <w:t xml:space="preserve">de 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Digitais </w:t>
      </w:r>
      <w:r w:rsidR="00F55D56">
        <w:rPr>
          <w:rFonts w:ascii="Arial" w:hAnsi="Arial" w:cs="Arial"/>
          <w:b/>
          <w:sz w:val="24"/>
          <w:szCs w:val="24"/>
        </w:rPr>
        <w:t>e</w:t>
      </w:r>
      <w:r w:rsidR="00F55D56" w:rsidRPr="00687AE9">
        <w:rPr>
          <w:rFonts w:ascii="Arial" w:hAnsi="Arial" w:cs="Arial"/>
          <w:b/>
          <w:sz w:val="24"/>
          <w:szCs w:val="24"/>
        </w:rPr>
        <w:t xml:space="preserve"> </w:t>
      </w:r>
      <w:r w:rsidR="005A0C7E">
        <w:rPr>
          <w:rFonts w:ascii="Arial" w:hAnsi="Arial" w:cs="Arial"/>
          <w:b/>
          <w:sz w:val="24"/>
          <w:szCs w:val="24"/>
        </w:rPr>
        <w:t xml:space="preserve">de </w:t>
      </w:r>
      <w:r w:rsidR="00F55D56" w:rsidRPr="00687AE9">
        <w:rPr>
          <w:rFonts w:ascii="Arial" w:hAnsi="Arial" w:cs="Arial"/>
          <w:b/>
          <w:sz w:val="24"/>
          <w:szCs w:val="24"/>
        </w:rPr>
        <w:t>Drogas</w:t>
      </w:r>
      <w:r w:rsidRPr="00687AE9">
        <w:rPr>
          <w:rFonts w:ascii="Arial" w:hAnsi="Arial" w:cs="Arial"/>
          <w:b/>
          <w:sz w:val="24"/>
          <w:szCs w:val="24"/>
        </w:rPr>
        <w:t xml:space="preserve"> – SINESP.</w:t>
      </w:r>
    </w:p>
    <w:p w:rsidR="00687AE9" w:rsidRPr="00687AE9" w:rsidRDefault="00687AE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265C52" w:rsidRPr="00687AE9" w:rsidRDefault="00CF1106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Neste</w:t>
      </w:r>
      <w:r w:rsidR="007F0932" w:rsidRPr="00687AE9">
        <w:rPr>
          <w:rFonts w:ascii="Arial" w:hAnsi="Arial" w:cs="Arial"/>
          <w:sz w:val="24"/>
          <w:szCs w:val="24"/>
        </w:rPr>
        <w:t xml:space="preserve"> módulo, você irá conhecer</w:t>
      </w:r>
      <w:r w:rsidR="002E5B35" w:rsidRPr="00687AE9">
        <w:rPr>
          <w:rFonts w:ascii="Arial" w:hAnsi="Arial" w:cs="Arial"/>
          <w:sz w:val="24"/>
          <w:szCs w:val="24"/>
        </w:rPr>
        <w:t xml:space="preserve"> em profundidade</w:t>
      </w:r>
      <w:r w:rsidR="00713D4C" w:rsidRPr="00687AE9">
        <w:rPr>
          <w:rFonts w:ascii="Arial" w:hAnsi="Arial" w:cs="Arial"/>
          <w:sz w:val="24"/>
          <w:szCs w:val="24"/>
        </w:rPr>
        <w:t xml:space="preserve"> </w:t>
      </w:r>
      <w:r w:rsidR="00687AE9" w:rsidRPr="00687AE9">
        <w:rPr>
          <w:rFonts w:ascii="Arial" w:hAnsi="Arial" w:cs="Arial"/>
          <w:sz w:val="24"/>
          <w:szCs w:val="24"/>
        </w:rPr>
        <w:t xml:space="preserve">esse sistema que é </w:t>
      </w:r>
      <w:r w:rsidR="009946C4" w:rsidRPr="00687AE9">
        <w:rPr>
          <w:rFonts w:ascii="Arial" w:hAnsi="Arial" w:cs="Arial"/>
          <w:sz w:val="24"/>
          <w:szCs w:val="24"/>
        </w:rPr>
        <w:t>uma plataforma de informações integradas</w:t>
      </w:r>
      <w:r w:rsidR="00E96745" w:rsidRPr="00687AE9">
        <w:rPr>
          <w:rFonts w:ascii="Arial" w:hAnsi="Arial" w:cs="Arial"/>
          <w:sz w:val="24"/>
          <w:szCs w:val="24"/>
        </w:rPr>
        <w:t xml:space="preserve">, constando </w:t>
      </w:r>
      <w:r w:rsidR="00EA633E" w:rsidRPr="00687AE9">
        <w:rPr>
          <w:rFonts w:ascii="Arial" w:hAnsi="Arial" w:cs="Arial"/>
          <w:sz w:val="24"/>
          <w:szCs w:val="24"/>
        </w:rPr>
        <w:t xml:space="preserve">diversos </w:t>
      </w:r>
      <w:r w:rsidR="004B520E" w:rsidRPr="00687AE9">
        <w:rPr>
          <w:rFonts w:ascii="Arial" w:hAnsi="Arial" w:cs="Arial"/>
          <w:sz w:val="24"/>
          <w:szCs w:val="24"/>
        </w:rPr>
        <w:t>sistema</w:t>
      </w:r>
      <w:r w:rsidR="00EA633E" w:rsidRPr="00687AE9">
        <w:rPr>
          <w:rFonts w:ascii="Arial" w:hAnsi="Arial" w:cs="Arial"/>
          <w:sz w:val="24"/>
          <w:szCs w:val="24"/>
        </w:rPr>
        <w:t>s de informação que fazem o cruzamento de informações</w:t>
      </w:r>
      <w:r w:rsidR="00265C52" w:rsidRPr="00687AE9">
        <w:rPr>
          <w:rFonts w:ascii="Arial" w:hAnsi="Arial" w:cs="Arial"/>
          <w:sz w:val="24"/>
          <w:szCs w:val="24"/>
        </w:rPr>
        <w:t>. P</w:t>
      </w:r>
      <w:r w:rsidR="009946C4" w:rsidRPr="00687AE9">
        <w:rPr>
          <w:rFonts w:ascii="Arial" w:hAnsi="Arial" w:cs="Arial"/>
          <w:sz w:val="24"/>
          <w:szCs w:val="24"/>
        </w:rPr>
        <w:t>ossibilita</w:t>
      </w:r>
      <w:r w:rsidR="00E96745" w:rsidRPr="00687AE9">
        <w:rPr>
          <w:rFonts w:ascii="Arial" w:hAnsi="Arial" w:cs="Arial"/>
          <w:sz w:val="24"/>
          <w:szCs w:val="24"/>
        </w:rPr>
        <w:t>ndo</w:t>
      </w:r>
      <w:r w:rsidR="00DB0D59">
        <w:rPr>
          <w:rFonts w:ascii="Arial" w:hAnsi="Arial" w:cs="Arial"/>
          <w:sz w:val="24"/>
          <w:szCs w:val="24"/>
        </w:rPr>
        <w:t>,</w:t>
      </w:r>
      <w:r w:rsidR="00E96745" w:rsidRPr="00687AE9">
        <w:rPr>
          <w:rFonts w:ascii="Arial" w:hAnsi="Arial" w:cs="Arial"/>
          <w:sz w:val="24"/>
          <w:szCs w:val="24"/>
        </w:rPr>
        <w:t xml:space="preserve"> assim, </w:t>
      </w:r>
      <w:r w:rsidR="009946C4" w:rsidRPr="00687AE9">
        <w:rPr>
          <w:rFonts w:ascii="Arial" w:hAnsi="Arial" w:cs="Arial"/>
          <w:sz w:val="24"/>
          <w:szCs w:val="24"/>
        </w:rPr>
        <w:t xml:space="preserve">consultas operacionais, investigativas e estratégicas sobre segurança pública, </w:t>
      </w:r>
      <w:proofErr w:type="gramStart"/>
      <w:r w:rsidR="009946C4" w:rsidRPr="00687AE9">
        <w:rPr>
          <w:rFonts w:ascii="Arial" w:hAnsi="Arial" w:cs="Arial"/>
          <w:sz w:val="24"/>
          <w:szCs w:val="24"/>
        </w:rPr>
        <w:t>implementado</w:t>
      </w:r>
      <w:proofErr w:type="gramEnd"/>
      <w:r w:rsidR="009946C4" w:rsidRPr="00687AE9">
        <w:rPr>
          <w:rFonts w:ascii="Arial" w:hAnsi="Arial" w:cs="Arial"/>
          <w:sz w:val="24"/>
          <w:szCs w:val="24"/>
        </w:rPr>
        <w:t xml:space="preserve"> em parceria com os entes federados. </w:t>
      </w:r>
    </w:p>
    <w:p w:rsidR="007C130D" w:rsidRPr="00687AE9" w:rsidRDefault="00265C5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Também v</w:t>
      </w:r>
      <w:r w:rsidR="00E96745" w:rsidRPr="00687AE9">
        <w:rPr>
          <w:rFonts w:ascii="Arial" w:hAnsi="Arial" w:cs="Arial"/>
          <w:sz w:val="24"/>
          <w:szCs w:val="24"/>
        </w:rPr>
        <w:t>amos</w:t>
      </w:r>
      <w:r w:rsidRPr="00687AE9">
        <w:rPr>
          <w:rFonts w:ascii="Arial" w:hAnsi="Arial" w:cs="Arial"/>
          <w:sz w:val="24"/>
          <w:szCs w:val="24"/>
        </w:rPr>
        <w:t xml:space="preserve"> direcionar nosso estudo n</w:t>
      </w:r>
      <w:r w:rsidR="00E96745" w:rsidRPr="00687AE9">
        <w:rPr>
          <w:rFonts w:ascii="Arial" w:hAnsi="Arial" w:cs="Arial"/>
          <w:sz w:val="24"/>
          <w:szCs w:val="24"/>
        </w:rPr>
        <w:t>o planejamento e implanta</w:t>
      </w:r>
      <w:r w:rsidRPr="00687AE9">
        <w:rPr>
          <w:rFonts w:ascii="Arial" w:hAnsi="Arial" w:cs="Arial"/>
          <w:sz w:val="24"/>
          <w:szCs w:val="24"/>
        </w:rPr>
        <w:t xml:space="preserve">ção do sistema, bem como </w:t>
      </w:r>
      <w:r w:rsidR="00DB0D59">
        <w:rPr>
          <w:rFonts w:ascii="Arial" w:hAnsi="Arial" w:cs="Arial"/>
          <w:sz w:val="24"/>
          <w:szCs w:val="24"/>
        </w:rPr>
        <w:t xml:space="preserve">nas </w:t>
      </w:r>
      <w:r w:rsidRPr="00687AE9">
        <w:rPr>
          <w:rFonts w:ascii="Arial" w:hAnsi="Arial" w:cs="Arial"/>
          <w:sz w:val="24"/>
          <w:szCs w:val="24"/>
        </w:rPr>
        <w:t xml:space="preserve">suas finalidades, </w:t>
      </w:r>
      <w:r w:rsidR="00DB0D59">
        <w:rPr>
          <w:rFonts w:ascii="Arial" w:hAnsi="Arial" w:cs="Arial"/>
          <w:sz w:val="24"/>
          <w:szCs w:val="24"/>
        </w:rPr>
        <w:t>n</w:t>
      </w:r>
      <w:r w:rsidRPr="00687AE9">
        <w:rPr>
          <w:rFonts w:ascii="Arial" w:hAnsi="Arial" w:cs="Arial"/>
          <w:sz w:val="24"/>
          <w:szCs w:val="24"/>
        </w:rPr>
        <w:t>a coleta dos dados e</w:t>
      </w:r>
      <w:r w:rsidR="005A0C7E">
        <w:rPr>
          <w:rFonts w:ascii="Arial" w:hAnsi="Arial" w:cs="Arial"/>
          <w:sz w:val="24"/>
          <w:szCs w:val="24"/>
        </w:rPr>
        <w:t xml:space="preserve"> nas</w:t>
      </w:r>
      <w:r w:rsidRPr="00687AE9">
        <w:rPr>
          <w:rFonts w:ascii="Arial" w:hAnsi="Arial" w:cs="Arial"/>
          <w:sz w:val="24"/>
          <w:szCs w:val="24"/>
        </w:rPr>
        <w:t xml:space="preserve"> soluções geradas pelo sistema.</w:t>
      </w:r>
    </w:p>
    <w:p w:rsidR="001E382D" w:rsidRPr="00687AE9" w:rsidRDefault="001E382D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5318B5" w:rsidRPr="00687AE9" w:rsidRDefault="00AC5DF2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&lt;H1&gt;</w:t>
      </w:r>
      <w:r w:rsidR="007F0932" w:rsidRPr="00687AE9">
        <w:rPr>
          <w:rFonts w:ascii="Arial" w:hAnsi="Arial" w:cs="Arial"/>
          <w:b/>
          <w:sz w:val="24"/>
          <w:szCs w:val="24"/>
        </w:rPr>
        <w:t>Objetivos do módulo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&lt;/H1&gt;</w:t>
      </w:r>
    </w:p>
    <w:p w:rsidR="00590711" w:rsidRPr="00687AE9" w:rsidRDefault="00482F5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Co</w:t>
      </w:r>
      <w:r w:rsidR="007F0932" w:rsidRPr="00687AE9">
        <w:rPr>
          <w:rFonts w:ascii="Arial" w:hAnsi="Arial" w:cs="Arial"/>
          <w:sz w:val="24"/>
          <w:szCs w:val="24"/>
        </w:rPr>
        <w:t>nhecer o processo de construção do</w:t>
      </w:r>
      <w:r w:rsidRPr="00687AE9">
        <w:rPr>
          <w:rFonts w:ascii="Arial" w:hAnsi="Arial" w:cs="Arial"/>
          <w:sz w:val="24"/>
          <w:szCs w:val="24"/>
        </w:rPr>
        <w:t xml:space="preserve"> SINESP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1D4B2A" w:rsidRPr="00687AE9">
        <w:rPr>
          <w:rFonts w:ascii="Arial" w:hAnsi="Arial" w:cs="Arial"/>
          <w:sz w:val="24"/>
          <w:szCs w:val="24"/>
        </w:rPr>
        <w:t>e</w:t>
      </w:r>
      <w:r w:rsidR="001F13BD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 xml:space="preserve">seus </w:t>
      </w:r>
      <w:r w:rsidR="009304F8" w:rsidRPr="00687AE9">
        <w:rPr>
          <w:rFonts w:ascii="Arial" w:hAnsi="Arial" w:cs="Arial"/>
          <w:sz w:val="24"/>
          <w:szCs w:val="24"/>
        </w:rPr>
        <w:t xml:space="preserve">principais </w:t>
      </w:r>
      <w:r w:rsidR="007F0932" w:rsidRPr="00687AE9">
        <w:rPr>
          <w:rFonts w:ascii="Arial" w:hAnsi="Arial" w:cs="Arial"/>
          <w:sz w:val="24"/>
          <w:szCs w:val="24"/>
        </w:rPr>
        <w:t>módulos</w:t>
      </w:r>
      <w:r w:rsidR="009304F8" w:rsidRPr="00687AE9">
        <w:rPr>
          <w:rFonts w:ascii="Arial" w:hAnsi="Arial" w:cs="Arial"/>
          <w:sz w:val="24"/>
          <w:szCs w:val="24"/>
        </w:rPr>
        <w:t>/sistemas</w:t>
      </w:r>
      <w:r w:rsidR="007F0932" w:rsidRPr="00687AE9">
        <w:rPr>
          <w:rFonts w:ascii="Arial" w:hAnsi="Arial" w:cs="Arial"/>
          <w:sz w:val="24"/>
          <w:szCs w:val="24"/>
        </w:rPr>
        <w:t xml:space="preserve"> de coleta</w:t>
      </w:r>
      <w:r w:rsidR="009304F8" w:rsidRPr="00687AE9">
        <w:rPr>
          <w:rFonts w:ascii="Arial" w:hAnsi="Arial" w:cs="Arial"/>
          <w:sz w:val="24"/>
          <w:szCs w:val="24"/>
        </w:rPr>
        <w:t>,</w:t>
      </w:r>
      <w:r w:rsidR="007F0932" w:rsidRPr="00687AE9">
        <w:rPr>
          <w:rFonts w:ascii="Arial" w:hAnsi="Arial" w:cs="Arial"/>
          <w:sz w:val="24"/>
          <w:szCs w:val="24"/>
        </w:rPr>
        <w:t xml:space="preserve"> análise</w:t>
      </w:r>
      <w:r w:rsidR="009304F8" w:rsidRPr="00687AE9">
        <w:rPr>
          <w:rFonts w:ascii="Arial" w:hAnsi="Arial" w:cs="Arial"/>
          <w:sz w:val="24"/>
          <w:szCs w:val="24"/>
        </w:rPr>
        <w:t xml:space="preserve"> e integração</w:t>
      </w:r>
      <w:r w:rsidR="007F0932" w:rsidRPr="00687AE9">
        <w:rPr>
          <w:rFonts w:ascii="Arial" w:hAnsi="Arial" w:cs="Arial"/>
          <w:sz w:val="24"/>
          <w:szCs w:val="24"/>
        </w:rPr>
        <w:t xml:space="preserve"> de dados</w:t>
      </w:r>
      <w:r w:rsidRPr="00687AE9">
        <w:rPr>
          <w:rFonts w:ascii="Arial" w:hAnsi="Arial" w:cs="Arial"/>
          <w:sz w:val="24"/>
          <w:szCs w:val="24"/>
        </w:rPr>
        <w:t xml:space="preserve">, </w:t>
      </w:r>
      <w:r w:rsidR="009304F8" w:rsidRPr="00687AE9">
        <w:rPr>
          <w:rFonts w:ascii="Arial" w:hAnsi="Arial" w:cs="Arial"/>
          <w:sz w:val="24"/>
          <w:szCs w:val="24"/>
        </w:rPr>
        <w:t>bem como quem</w:t>
      </w:r>
      <w:r w:rsidRPr="00687AE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87AE9">
        <w:rPr>
          <w:rFonts w:ascii="Arial" w:hAnsi="Arial" w:cs="Arial"/>
          <w:sz w:val="24"/>
          <w:szCs w:val="24"/>
        </w:rPr>
        <w:t>são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as partes </w:t>
      </w:r>
      <w:r w:rsidR="00B46BFC" w:rsidRPr="00687AE9">
        <w:rPr>
          <w:rFonts w:ascii="Arial" w:hAnsi="Arial" w:cs="Arial"/>
          <w:sz w:val="24"/>
          <w:szCs w:val="24"/>
        </w:rPr>
        <w:t>interessadas</w:t>
      </w:r>
      <w:r w:rsidRPr="00687AE9">
        <w:rPr>
          <w:rFonts w:ascii="Arial" w:hAnsi="Arial" w:cs="Arial"/>
          <w:sz w:val="24"/>
          <w:szCs w:val="24"/>
        </w:rPr>
        <w:t xml:space="preserve"> no sistema</w:t>
      </w:r>
      <w:r w:rsidR="009E13FA" w:rsidRPr="00687AE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687AE9">
        <w:rPr>
          <w:rFonts w:ascii="Arial" w:hAnsi="Arial" w:cs="Arial"/>
          <w:i/>
          <w:sz w:val="24"/>
          <w:szCs w:val="24"/>
          <w:highlight w:val="cyan"/>
        </w:rPr>
        <w:t>stakeholders</w:t>
      </w:r>
      <w:proofErr w:type="spellEnd"/>
      <w:r w:rsidR="009E13FA" w:rsidRPr="00687AE9">
        <w:rPr>
          <w:rFonts w:ascii="Arial" w:hAnsi="Arial" w:cs="Arial"/>
          <w:sz w:val="24"/>
          <w:szCs w:val="24"/>
        </w:rPr>
        <w:t>)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9304F8" w:rsidRPr="00687AE9">
        <w:rPr>
          <w:rFonts w:ascii="Arial" w:hAnsi="Arial" w:cs="Arial"/>
          <w:sz w:val="24"/>
          <w:szCs w:val="24"/>
        </w:rPr>
        <w:t>e as soluções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9304F8" w:rsidRPr="00687AE9">
        <w:rPr>
          <w:rFonts w:ascii="Arial" w:hAnsi="Arial" w:cs="Arial"/>
          <w:sz w:val="24"/>
          <w:szCs w:val="24"/>
        </w:rPr>
        <w:t>disponibilizadas pelo sistema</w:t>
      </w:r>
      <w:r w:rsidR="001D4B2A" w:rsidRPr="00687AE9">
        <w:rPr>
          <w:rFonts w:ascii="Arial" w:hAnsi="Arial" w:cs="Arial"/>
          <w:sz w:val="24"/>
          <w:szCs w:val="24"/>
        </w:rPr>
        <w:t xml:space="preserve"> atualmente</w:t>
      </w:r>
      <w:r w:rsidRPr="00687AE9">
        <w:rPr>
          <w:rFonts w:ascii="Arial" w:hAnsi="Arial" w:cs="Arial"/>
          <w:sz w:val="24"/>
          <w:szCs w:val="24"/>
        </w:rPr>
        <w:t>.</w:t>
      </w:r>
    </w:p>
    <w:p w:rsidR="00590711" w:rsidRPr="00687AE9" w:rsidRDefault="00590711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7F0932" w:rsidRPr="00687AE9" w:rsidRDefault="00AC5DF2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  <w:shd w:val="clear" w:color="auto" w:fill="4A86E8"/>
          <w:lang w:eastAsia="pt-BR"/>
        </w:rPr>
        <w:t>&lt;H1&gt;</w:t>
      </w:r>
      <w:r w:rsidR="007F0932" w:rsidRPr="00687AE9">
        <w:rPr>
          <w:rFonts w:ascii="Arial" w:hAnsi="Arial" w:cs="Arial"/>
          <w:sz w:val="24"/>
          <w:szCs w:val="24"/>
        </w:rPr>
        <w:t>Estrutura do módulo</w:t>
      </w:r>
      <w:r w:rsidRPr="00687AE9">
        <w:rPr>
          <w:rFonts w:ascii="Arial" w:hAnsi="Arial" w:cs="Arial"/>
          <w:sz w:val="24"/>
          <w:szCs w:val="24"/>
          <w:shd w:val="clear" w:color="auto" w:fill="4A86E8"/>
          <w:lang w:eastAsia="pt-BR"/>
        </w:rPr>
        <w:t>&lt;/H1&gt;</w:t>
      </w:r>
    </w:p>
    <w:p w:rsidR="007F0932" w:rsidRPr="00687AE9" w:rsidRDefault="00402BBC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Neste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DA4B64" w:rsidRPr="00687AE9">
        <w:rPr>
          <w:rFonts w:ascii="Arial" w:hAnsi="Arial" w:cs="Arial"/>
          <w:sz w:val="24"/>
          <w:szCs w:val="24"/>
        </w:rPr>
        <w:t xml:space="preserve">quarto </w:t>
      </w:r>
      <w:r w:rsidR="007F0932" w:rsidRPr="00687AE9">
        <w:rPr>
          <w:rFonts w:ascii="Arial" w:hAnsi="Arial" w:cs="Arial"/>
          <w:sz w:val="24"/>
          <w:szCs w:val="24"/>
        </w:rPr>
        <w:t xml:space="preserve">módulo </w:t>
      </w:r>
      <w:r w:rsidRPr="00687AE9">
        <w:rPr>
          <w:rFonts w:ascii="Arial" w:hAnsi="Arial" w:cs="Arial"/>
          <w:sz w:val="24"/>
          <w:szCs w:val="24"/>
        </w:rPr>
        <w:t xml:space="preserve">você terá acesso </w:t>
      </w:r>
      <w:r w:rsidR="009304F8" w:rsidRPr="00687AE9">
        <w:rPr>
          <w:rFonts w:ascii="Arial" w:hAnsi="Arial" w:cs="Arial"/>
          <w:sz w:val="24"/>
          <w:szCs w:val="24"/>
        </w:rPr>
        <w:t>à</w:t>
      </w:r>
      <w:r w:rsidR="007F0932" w:rsidRPr="00687AE9">
        <w:rPr>
          <w:rFonts w:ascii="Arial" w:hAnsi="Arial" w:cs="Arial"/>
          <w:sz w:val="24"/>
          <w:szCs w:val="24"/>
        </w:rPr>
        <w:t>s seguintes aulas:</w:t>
      </w:r>
    </w:p>
    <w:p w:rsidR="007F0932" w:rsidRPr="00687AE9" w:rsidRDefault="007F0932" w:rsidP="00590711">
      <w:pPr>
        <w:spacing w:after="0" w:line="360" w:lineRule="auto"/>
        <w:ind w:right="4"/>
        <w:contextualSpacing/>
        <w:rPr>
          <w:rFonts w:ascii="Arial" w:hAnsi="Arial" w:cs="Arial"/>
          <w:strike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Aula 1 – </w:t>
      </w:r>
      <w:r w:rsidR="003423B8" w:rsidRPr="00FD7E60">
        <w:rPr>
          <w:rFonts w:ascii="Arial" w:hAnsi="Arial" w:cs="Arial"/>
          <w:sz w:val="24"/>
          <w:szCs w:val="24"/>
        </w:rPr>
        <w:t>Do planejamento e a implantação</w:t>
      </w:r>
      <w:r w:rsidR="003423B8" w:rsidRPr="00687AE9">
        <w:rPr>
          <w:rFonts w:ascii="Arial" w:hAnsi="Arial" w:cs="Arial"/>
          <w:sz w:val="24"/>
          <w:szCs w:val="24"/>
        </w:rPr>
        <w:t xml:space="preserve"> do SINESP</w:t>
      </w:r>
      <w:r w:rsidR="00186C58">
        <w:rPr>
          <w:rFonts w:ascii="Arial" w:hAnsi="Arial" w:cs="Arial"/>
          <w:sz w:val="24"/>
          <w:szCs w:val="24"/>
        </w:rPr>
        <w:t>.</w:t>
      </w:r>
      <w:r w:rsidR="003423B8" w:rsidRPr="00687AE9" w:rsidDel="002F619D">
        <w:rPr>
          <w:rFonts w:ascii="Arial" w:hAnsi="Arial" w:cs="Arial"/>
          <w:sz w:val="24"/>
          <w:szCs w:val="24"/>
        </w:rPr>
        <w:t xml:space="preserve"> </w:t>
      </w:r>
    </w:p>
    <w:p w:rsidR="007F0932" w:rsidRPr="00687AE9" w:rsidRDefault="007F0932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Aula 2 – </w:t>
      </w:r>
      <w:r w:rsidR="008D17CD" w:rsidRPr="00687AE9">
        <w:rPr>
          <w:rFonts w:ascii="Arial" w:hAnsi="Arial" w:cs="Arial"/>
          <w:sz w:val="24"/>
          <w:szCs w:val="24"/>
        </w:rPr>
        <w:t>Finalidades</w:t>
      </w:r>
      <w:r w:rsidRPr="00687AE9">
        <w:rPr>
          <w:rFonts w:ascii="Arial" w:hAnsi="Arial" w:cs="Arial"/>
          <w:sz w:val="24"/>
          <w:szCs w:val="24"/>
        </w:rPr>
        <w:t xml:space="preserve"> 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186C58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Aula 3 –</w:t>
      </w:r>
      <w:r w:rsidR="00857160" w:rsidRPr="00687AE9">
        <w:rPr>
          <w:rFonts w:ascii="Arial" w:hAnsi="Arial" w:cs="Arial"/>
          <w:sz w:val="24"/>
          <w:szCs w:val="24"/>
        </w:rPr>
        <w:t xml:space="preserve"> As partes interessadas</w:t>
      </w:r>
      <w:r w:rsidR="00186C58">
        <w:rPr>
          <w:rFonts w:ascii="Arial" w:hAnsi="Arial" w:cs="Arial"/>
          <w:sz w:val="24"/>
          <w:szCs w:val="24"/>
        </w:rPr>
        <w:t>:</w:t>
      </w:r>
      <w:r w:rsidRPr="00687A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2EB6">
        <w:rPr>
          <w:rFonts w:ascii="Arial" w:hAnsi="Arial" w:cs="Arial"/>
          <w:i/>
          <w:sz w:val="24"/>
          <w:szCs w:val="24"/>
          <w:highlight w:val="cyan"/>
        </w:rPr>
        <w:t>s</w:t>
      </w:r>
      <w:r w:rsidR="003423B8" w:rsidRPr="00687AE9">
        <w:rPr>
          <w:rFonts w:ascii="Arial" w:hAnsi="Arial" w:cs="Arial"/>
          <w:i/>
          <w:sz w:val="24"/>
          <w:szCs w:val="24"/>
          <w:highlight w:val="cyan"/>
        </w:rPr>
        <w:t>takeholders</w:t>
      </w:r>
      <w:proofErr w:type="spellEnd"/>
      <w:r w:rsidR="003423B8" w:rsidRPr="00687AE9">
        <w:rPr>
          <w:rFonts w:ascii="Arial" w:hAnsi="Arial" w:cs="Arial"/>
          <w:i/>
          <w:sz w:val="24"/>
          <w:szCs w:val="24"/>
        </w:rPr>
        <w:t xml:space="preserve"> </w:t>
      </w:r>
      <w:r w:rsidR="003423B8" w:rsidRPr="00687AE9">
        <w:rPr>
          <w:rFonts w:ascii="Arial" w:hAnsi="Arial" w:cs="Arial"/>
          <w:sz w:val="24"/>
          <w:szCs w:val="24"/>
        </w:rPr>
        <w:t>no SINESP</w:t>
      </w:r>
      <w:r w:rsidR="00186C58">
        <w:rPr>
          <w:rFonts w:ascii="Arial" w:hAnsi="Arial" w:cs="Arial"/>
          <w:sz w:val="24"/>
          <w:szCs w:val="24"/>
        </w:rPr>
        <w:t>.</w:t>
      </w:r>
      <w:r w:rsidR="003423B8" w:rsidRPr="00687AE9" w:rsidDel="003423B8">
        <w:rPr>
          <w:rFonts w:ascii="Arial" w:hAnsi="Arial" w:cs="Arial"/>
          <w:i/>
          <w:sz w:val="24"/>
          <w:szCs w:val="24"/>
          <w:highlight w:val="cyan"/>
        </w:rPr>
        <w:t xml:space="preserve"> </w:t>
      </w:r>
    </w:p>
    <w:p w:rsidR="007F0932" w:rsidRPr="00687AE9" w:rsidRDefault="007F0932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Aula 4 – </w:t>
      </w:r>
      <w:r w:rsidR="003423B8" w:rsidRPr="00687AE9">
        <w:rPr>
          <w:rFonts w:ascii="Arial" w:hAnsi="Arial" w:cs="Arial"/>
          <w:sz w:val="24"/>
          <w:szCs w:val="24"/>
        </w:rPr>
        <w:t>Dados primários para a implantação do SINESP</w:t>
      </w:r>
      <w:r w:rsidR="00186C58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Aula 5 – As soluções</w:t>
      </w:r>
      <w:r w:rsidR="00A637D6" w:rsidRPr="00687AE9">
        <w:rPr>
          <w:rFonts w:ascii="Arial" w:hAnsi="Arial" w:cs="Arial"/>
          <w:sz w:val="24"/>
          <w:szCs w:val="24"/>
        </w:rPr>
        <w:t xml:space="preserve"> </w:t>
      </w:r>
      <w:r w:rsidR="002F619D" w:rsidRPr="00687AE9">
        <w:rPr>
          <w:rFonts w:ascii="Arial" w:hAnsi="Arial" w:cs="Arial"/>
          <w:sz w:val="24"/>
          <w:szCs w:val="24"/>
        </w:rPr>
        <w:t>geradas pelo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186C58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Ttulo1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454FFF" w:rsidP="00013478">
      <w:pPr>
        <w:pStyle w:val="Ttulo1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lastRenderedPageBreak/>
        <w:t>&lt;H1&gt;</w:t>
      </w:r>
      <w:r w:rsidR="007F0932" w:rsidRPr="00687AE9">
        <w:rPr>
          <w:rFonts w:ascii="Arial" w:hAnsi="Arial" w:cs="Arial"/>
          <w:sz w:val="24"/>
          <w:szCs w:val="24"/>
        </w:rPr>
        <w:t>Aula 1 –</w:t>
      </w:r>
      <w:r w:rsidR="003423B8" w:rsidRPr="00687AE9">
        <w:rPr>
          <w:rFonts w:ascii="Arial" w:hAnsi="Arial" w:cs="Arial"/>
          <w:sz w:val="24"/>
          <w:szCs w:val="24"/>
        </w:rPr>
        <w:t xml:space="preserve"> Do</w:t>
      </w:r>
      <w:r w:rsidR="002F619D" w:rsidRPr="00687AE9">
        <w:rPr>
          <w:rFonts w:ascii="Arial" w:hAnsi="Arial" w:cs="Arial"/>
          <w:sz w:val="24"/>
          <w:szCs w:val="24"/>
        </w:rPr>
        <w:t xml:space="preserve"> planejamento </w:t>
      </w:r>
      <w:r w:rsidR="003423B8" w:rsidRPr="00687AE9">
        <w:rPr>
          <w:rFonts w:ascii="Arial" w:hAnsi="Arial" w:cs="Arial"/>
          <w:sz w:val="24"/>
          <w:szCs w:val="24"/>
        </w:rPr>
        <w:t>e a</w:t>
      </w:r>
      <w:r w:rsidR="002F619D" w:rsidRPr="00687AE9">
        <w:rPr>
          <w:rFonts w:ascii="Arial" w:hAnsi="Arial" w:cs="Arial"/>
          <w:sz w:val="24"/>
          <w:szCs w:val="24"/>
        </w:rPr>
        <w:t xml:space="preserve"> implantação do SINESP</w:t>
      </w:r>
      <w:r w:rsidR="002F619D" w:rsidRPr="00687AE9" w:rsidDel="002F619D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&lt;/H1&gt;</w:t>
      </w:r>
    </w:p>
    <w:p w:rsidR="002F058B" w:rsidRPr="00687AE9" w:rsidRDefault="002F058B" w:rsidP="00013478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  <w:r w:rsidRPr="00687AE9">
        <w:rPr>
          <w:rFonts w:ascii="Arial" w:hAnsi="Arial" w:cs="Arial"/>
        </w:rPr>
        <w:t xml:space="preserve"> </w:t>
      </w:r>
    </w:p>
    <w:p w:rsidR="00774E7E" w:rsidRDefault="002F058B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ins w:id="0" w:author="SEAD" w:date="2019-12-09T15:12:00Z"/>
          <w:rFonts w:ascii="Arial" w:eastAsia="Arial" w:hAnsi="Arial" w:cs="Arial"/>
          <w:b/>
          <w:color w:val="000000"/>
          <w:shd w:val="clear" w:color="auto" w:fill="4A86E8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hAnsi="Arial" w:cs="Arial"/>
          <w:b/>
          <w:bCs/>
          <w:color w:val="000000"/>
        </w:rPr>
        <w:t>Contextualizando...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&lt;/H2&gt;</w:t>
      </w:r>
    </w:p>
    <w:p w:rsidR="005531BF" w:rsidRPr="00687AE9" w:rsidRDefault="005531BF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</w:p>
    <w:p w:rsidR="00774E7E" w:rsidRPr="00687AE9" w:rsidRDefault="007D2AAA" w:rsidP="00590711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Desde a sua criação, u</w:t>
      </w:r>
      <w:r w:rsidR="00774E7E" w:rsidRPr="00687AE9">
        <w:rPr>
          <w:rFonts w:ascii="Arial" w:hAnsi="Arial" w:cs="Arial"/>
          <w:sz w:val="24"/>
          <w:szCs w:val="24"/>
        </w:rPr>
        <w:t xml:space="preserve">m dos principais </w:t>
      </w:r>
      <w:r w:rsidR="00AC5DF2" w:rsidRPr="00687AE9">
        <w:rPr>
          <w:rFonts w:ascii="Arial" w:hAnsi="Arial" w:cs="Arial"/>
          <w:sz w:val="24"/>
          <w:szCs w:val="24"/>
        </w:rPr>
        <w:t xml:space="preserve">objetivos </w:t>
      </w:r>
      <w:r w:rsidR="00774E7E" w:rsidRPr="00687AE9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>a</w:t>
      </w:r>
      <w:r w:rsidR="00774E7E" w:rsidRPr="00687AE9">
        <w:rPr>
          <w:rFonts w:ascii="Arial" w:hAnsi="Arial" w:cs="Arial"/>
          <w:sz w:val="24"/>
          <w:szCs w:val="24"/>
        </w:rPr>
        <w:t xml:space="preserve"> SENASP</w:t>
      </w:r>
      <w:r w:rsidRPr="00687AE9">
        <w:rPr>
          <w:rFonts w:ascii="Arial" w:hAnsi="Arial" w:cs="Arial"/>
          <w:sz w:val="24"/>
          <w:szCs w:val="24"/>
        </w:rPr>
        <w:t xml:space="preserve"> foi gerir</w:t>
      </w:r>
      <w:r w:rsidR="00AC5DF2" w:rsidRPr="00687AE9">
        <w:rPr>
          <w:rFonts w:ascii="Arial" w:hAnsi="Arial" w:cs="Arial"/>
          <w:sz w:val="24"/>
          <w:szCs w:val="24"/>
        </w:rPr>
        <w:t xml:space="preserve"> </w:t>
      </w:r>
      <w:r w:rsidR="00774E7E" w:rsidRPr="00687AE9">
        <w:rPr>
          <w:rFonts w:ascii="Arial" w:hAnsi="Arial" w:cs="Arial"/>
          <w:sz w:val="24"/>
          <w:szCs w:val="24"/>
        </w:rPr>
        <w:t>informações d</w:t>
      </w:r>
      <w:r w:rsidR="00AC5DF2" w:rsidRPr="00687AE9">
        <w:rPr>
          <w:rFonts w:ascii="Arial" w:hAnsi="Arial" w:cs="Arial"/>
          <w:sz w:val="24"/>
          <w:szCs w:val="24"/>
        </w:rPr>
        <w:t>e</w:t>
      </w:r>
      <w:r w:rsidR="00774E7E" w:rsidRPr="00687AE9">
        <w:rPr>
          <w:rFonts w:ascii="Arial" w:hAnsi="Arial" w:cs="Arial"/>
          <w:sz w:val="24"/>
          <w:szCs w:val="24"/>
        </w:rPr>
        <w:t xml:space="preserve"> segurança pública</w:t>
      </w:r>
      <w:r w:rsidR="008D37E0" w:rsidRPr="00687AE9">
        <w:rPr>
          <w:rFonts w:ascii="Arial" w:hAnsi="Arial" w:cs="Arial"/>
          <w:sz w:val="24"/>
          <w:szCs w:val="24"/>
        </w:rPr>
        <w:t>,</w:t>
      </w:r>
      <w:r w:rsidR="00AC5DF2" w:rsidRPr="00687AE9">
        <w:rPr>
          <w:rFonts w:ascii="Arial" w:hAnsi="Arial" w:cs="Arial"/>
          <w:sz w:val="24"/>
          <w:szCs w:val="24"/>
        </w:rPr>
        <w:t xml:space="preserve"> </w:t>
      </w:r>
      <w:r w:rsidR="008D37E0" w:rsidRPr="00687AE9">
        <w:rPr>
          <w:rFonts w:ascii="Arial" w:hAnsi="Arial" w:cs="Arial"/>
          <w:sz w:val="24"/>
          <w:szCs w:val="24"/>
        </w:rPr>
        <w:t xml:space="preserve">visando </w:t>
      </w:r>
      <w:r w:rsidR="00186C58">
        <w:rPr>
          <w:rFonts w:ascii="Arial" w:hAnsi="Arial" w:cs="Arial"/>
          <w:sz w:val="24"/>
          <w:szCs w:val="24"/>
        </w:rPr>
        <w:t>à</w:t>
      </w:r>
      <w:r w:rsidR="008D37E0" w:rsidRPr="00687AE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8D37E0" w:rsidRPr="00687AE9">
        <w:rPr>
          <w:rFonts w:ascii="Arial" w:hAnsi="Arial" w:cs="Arial"/>
          <w:sz w:val="24"/>
          <w:szCs w:val="24"/>
        </w:rPr>
        <w:t>implementação</w:t>
      </w:r>
      <w:proofErr w:type="gramEnd"/>
      <w:r w:rsidR="008D37E0" w:rsidRPr="00687AE9">
        <w:rPr>
          <w:rFonts w:ascii="Arial" w:hAnsi="Arial" w:cs="Arial"/>
          <w:sz w:val="24"/>
          <w:szCs w:val="24"/>
        </w:rPr>
        <w:t xml:space="preserve"> de ações e políticas públicas mais qualificadas</w:t>
      </w:r>
      <w:r w:rsidR="00623A1D" w:rsidRPr="00687AE9">
        <w:rPr>
          <w:rFonts w:ascii="Arial" w:hAnsi="Arial" w:cs="Arial"/>
          <w:sz w:val="24"/>
          <w:szCs w:val="24"/>
        </w:rPr>
        <w:t xml:space="preserve"> n</w:t>
      </w:r>
      <w:r w:rsidR="008D37E0" w:rsidRPr="00687AE9">
        <w:rPr>
          <w:rFonts w:ascii="Arial" w:hAnsi="Arial" w:cs="Arial"/>
          <w:sz w:val="24"/>
          <w:szCs w:val="24"/>
        </w:rPr>
        <w:t>a área.</w:t>
      </w:r>
    </w:p>
    <w:p w:rsidR="00454FFF" w:rsidRPr="00687AE9" w:rsidRDefault="00A371F3" w:rsidP="00590711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</w:t>
      </w:r>
      <w:r w:rsidR="00623A1D" w:rsidRPr="00687AE9">
        <w:rPr>
          <w:rFonts w:ascii="Arial" w:hAnsi="Arial" w:cs="Arial"/>
          <w:sz w:val="24"/>
          <w:szCs w:val="24"/>
        </w:rPr>
        <w:t xml:space="preserve">sde </w:t>
      </w:r>
      <w:r w:rsidRPr="00687AE9">
        <w:rPr>
          <w:rFonts w:ascii="Arial" w:hAnsi="Arial" w:cs="Arial"/>
          <w:sz w:val="24"/>
          <w:szCs w:val="24"/>
        </w:rPr>
        <w:t xml:space="preserve">o ano de </w:t>
      </w:r>
      <w:r w:rsidR="00623A1D" w:rsidRPr="00687AE9">
        <w:rPr>
          <w:rFonts w:ascii="Arial" w:hAnsi="Arial" w:cs="Arial"/>
          <w:sz w:val="24"/>
          <w:szCs w:val="24"/>
        </w:rPr>
        <w:t>2001</w:t>
      </w:r>
      <w:r w:rsidR="00DB0D5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a SENASP</w:t>
      </w:r>
      <w:r w:rsidR="00623A1D" w:rsidRPr="00687AE9">
        <w:rPr>
          <w:rFonts w:ascii="Arial" w:hAnsi="Arial" w:cs="Arial"/>
          <w:sz w:val="24"/>
          <w:szCs w:val="24"/>
        </w:rPr>
        <w:t xml:space="preserve"> vem desenvolvendo</w:t>
      </w:r>
      <w:r w:rsidR="004A46E5" w:rsidRPr="00687AE9">
        <w:rPr>
          <w:rFonts w:ascii="Arial" w:hAnsi="Arial" w:cs="Arial"/>
          <w:sz w:val="24"/>
          <w:szCs w:val="24"/>
        </w:rPr>
        <w:t xml:space="preserve"> diversos sistemas de informações gerenciais,</w:t>
      </w:r>
      <w:r w:rsidR="00774E7E" w:rsidRPr="00687AE9">
        <w:rPr>
          <w:rFonts w:ascii="Arial" w:hAnsi="Arial" w:cs="Arial"/>
          <w:sz w:val="24"/>
          <w:szCs w:val="24"/>
        </w:rPr>
        <w:t xml:space="preserve"> que foram incorporados ao longo de diversos governos</w:t>
      </w:r>
      <w:r w:rsidR="00DB0D59">
        <w:rPr>
          <w:rFonts w:ascii="Arial" w:hAnsi="Arial" w:cs="Arial"/>
          <w:sz w:val="24"/>
          <w:szCs w:val="24"/>
        </w:rPr>
        <w:t>,</w:t>
      </w:r>
      <w:r w:rsidR="008D37E0" w:rsidRPr="00687AE9">
        <w:rPr>
          <w:rFonts w:ascii="Arial" w:hAnsi="Arial" w:cs="Arial"/>
          <w:sz w:val="24"/>
          <w:szCs w:val="24"/>
        </w:rPr>
        <w:t xml:space="preserve"> </w:t>
      </w:r>
      <w:r w:rsidR="00DB0D59">
        <w:rPr>
          <w:rFonts w:ascii="Arial" w:hAnsi="Arial" w:cs="Arial"/>
          <w:sz w:val="24"/>
          <w:szCs w:val="24"/>
        </w:rPr>
        <w:t>c</w:t>
      </w:r>
      <w:r w:rsidR="004A46E5" w:rsidRPr="00687AE9">
        <w:rPr>
          <w:rFonts w:ascii="Arial" w:hAnsi="Arial" w:cs="Arial"/>
          <w:sz w:val="24"/>
          <w:szCs w:val="24"/>
        </w:rPr>
        <w:t xml:space="preserve">ada um com </w:t>
      </w:r>
      <w:r w:rsidR="008D37E0" w:rsidRPr="00687AE9">
        <w:rPr>
          <w:rFonts w:ascii="Arial" w:hAnsi="Arial" w:cs="Arial"/>
          <w:sz w:val="24"/>
          <w:szCs w:val="24"/>
        </w:rPr>
        <w:t xml:space="preserve">a </w:t>
      </w:r>
      <w:r w:rsidR="004A46E5" w:rsidRPr="00687AE9">
        <w:rPr>
          <w:rFonts w:ascii="Arial" w:hAnsi="Arial" w:cs="Arial"/>
          <w:sz w:val="24"/>
          <w:szCs w:val="24"/>
        </w:rPr>
        <w:t xml:space="preserve">finalidade </w:t>
      </w:r>
      <w:r w:rsidR="008D37E0" w:rsidRPr="00687AE9">
        <w:rPr>
          <w:rFonts w:ascii="Arial" w:hAnsi="Arial" w:cs="Arial"/>
          <w:sz w:val="24"/>
          <w:szCs w:val="24"/>
        </w:rPr>
        <w:t>de</w:t>
      </w:r>
      <w:r w:rsidR="004A46E5" w:rsidRPr="00687AE9">
        <w:rPr>
          <w:rFonts w:ascii="Arial" w:hAnsi="Arial" w:cs="Arial"/>
          <w:sz w:val="24"/>
          <w:szCs w:val="24"/>
        </w:rPr>
        <w:t xml:space="preserve"> resolver um problema </w:t>
      </w:r>
      <w:r w:rsidR="00AE2B7C" w:rsidRPr="00687AE9">
        <w:rPr>
          <w:rFonts w:ascii="Arial" w:hAnsi="Arial" w:cs="Arial"/>
          <w:sz w:val="24"/>
          <w:szCs w:val="24"/>
        </w:rPr>
        <w:t xml:space="preserve">em </w:t>
      </w:r>
      <w:r w:rsidR="004A46E5" w:rsidRPr="00687AE9">
        <w:rPr>
          <w:rFonts w:ascii="Arial" w:hAnsi="Arial" w:cs="Arial"/>
          <w:sz w:val="24"/>
          <w:szCs w:val="24"/>
        </w:rPr>
        <w:t>específico</w:t>
      </w:r>
      <w:r w:rsidR="008D37E0" w:rsidRPr="00687AE9">
        <w:rPr>
          <w:rFonts w:ascii="Arial" w:hAnsi="Arial" w:cs="Arial"/>
          <w:sz w:val="24"/>
          <w:szCs w:val="24"/>
        </w:rPr>
        <w:t>. Ora</w:t>
      </w:r>
      <w:r w:rsidR="00E434DA" w:rsidRPr="00687AE9">
        <w:rPr>
          <w:rFonts w:ascii="Arial" w:hAnsi="Arial" w:cs="Arial"/>
          <w:sz w:val="24"/>
          <w:szCs w:val="24"/>
        </w:rPr>
        <w:t xml:space="preserve"> </w:t>
      </w:r>
      <w:r w:rsidR="00AE2B7C" w:rsidRPr="00687AE9">
        <w:rPr>
          <w:rFonts w:ascii="Arial" w:hAnsi="Arial" w:cs="Arial"/>
          <w:sz w:val="24"/>
          <w:szCs w:val="24"/>
        </w:rPr>
        <w:t>para resolver a</w:t>
      </w:r>
      <w:r w:rsidR="008D37E0" w:rsidRPr="00687AE9">
        <w:rPr>
          <w:rFonts w:ascii="Arial" w:hAnsi="Arial" w:cs="Arial"/>
          <w:sz w:val="24"/>
          <w:szCs w:val="24"/>
        </w:rPr>
        <w:t xml:space="preserve"> coleta</w:t>
      </w:r>
      <w:r w:rsidR="00AE2B7C" w:rsidRPr="00687AE9">
        <w:rPr>
          <w:rFonts w:ascii="Arial" w:hAnsi="Arial" w:cs="Arial"/>
          <w:sz w:val="24"/>
          <w:szCs w:val="24"/>
        </w:rPr>
        <w:t xml:space="preserve"> de</w:t>
      </w:r>
      <w:r w:rsidR="008D37E0" w:rsidRPr="00687AE9">
        <w:rPr>
          <w:rFonts w:ascii="Arial" w:hAnsi="Arial" w:cs="Arial"/>
          <w:sz w:val="24"/>
          <w:szCs w:val="24"/>
        </w:rPr>
        <w:t xml:space="preserve"> dados da Polícia Civil, ora </w:t>
      </w:r>
      <w:r w:rsidR="00186C58">
        <w:rPr>
          <w:rFonts w:ascii="Arial" w:hAnsi="Arial" w:cs="Arial"/>
          <w:sz w:val="24"/>
          <w:szCs w:val="24"/>
        </w:rPr>
        <w:t>p</w:t>
      </w:r>
      <w:r w:rsidR="00AE2B7C" w:rsidRPr="00687AE9">
        <w:rPr>
          <w:rFonts w:ascii="Arial" w:hAnsi="Arial" w:cs="Arial"/>
          <w:sz w:val="24"/>
          <w:szCs w:val="24"/>
        </w:rPr>
        <w:t>a</w:t>
      </w:r>
      <w:r w:rsidR="00186C58">
        <w:rPr>
          <w:rFonts w:ascii="Arial" w:hAnsi="Arial" w:cs="Arial"/>
          <w:sz w:val="24"/>
          <w:szCs w:val="24"/>
        </w:rPr>
        <w:t>ra</w:t>
      </w:r>
      <w:r w:rsidR="00AE2B7C" w:rsidRPr="00687AE9">
        <w:rPr>
          <w:rFonts w:ascii="Arial" w:hAnsi="Arial" w:cs="Arial"/>
          <w:sz w:val="24"/>
          <w:szCs w:val="24"/>
        </w:rPr>
        <w:t xml:space="preserve"> coleta de dados </w:t>
      </w:r>
      <w:r w:rsidR="008D37E0" w:rsidRPr="00687AE9">
        <w:rPr>
          <w:rFonts w:ascii="Arial" w:hAnsi="Arial" w:cs="Arial"/>
          <w:sz w:val="24"/>
          <w:szCs w:val="24"/>
        </w:rPr>
        <w:t xml:space="preserve">da Polícia Militar, ora para informatizar e integrar as informações entre os </w:t>
      </w:r>
      <w:r w:rsidR="00F8775E">
        <w:rPr>
          <w:rFonts w:ascii="Arial" w:hAnsi="Arial" w:cs="Arial"/>
          <w:sz w:val="24"/>
          <w:szCs w:val="24"/>
        </w:rPr>
        <w:t>e</w:t>
      </w:r>
      <w:r w:rsidR="008D37E0" w:rsidRPr="00687AE9">
        <w:rPr>
          <w:rFonts w:ascii="Arial" w:hAnsi="Arial" w:cs="Arial"/>
          <w:sz w:val="24"/>
          <w:szCs w:val="24"/>
        </w:rPr>
        <w:t xml:space="preserve">stados e ora para padronizar e tornar </w:t>
      </w:r>
      <w:r w:rsidR="00AE2B7C" w:rsidRPr="00687AE9">
        <w:rPr>
          <w:rFonts w:ascii="Arial" w:hAnsi="Arial" w:cs="Arial"/>
          <w:sz w:val="24"/>
          <w:szCs w:val="24"/>
        </w:rPr>
        <w:t xml:space="preserve">mais </w:t>
      </w:r>
      <w:r w:rsidR="008D37E0" w:rsidRPr="00687AE9">
        <w:rPr>
          <w:rFonts w:ascii="Arial" w:hAnsi="Arial" w:cs="Arial"/>
          <w:sz w:val="24"/>
          <w:szCs w:val="24"/>
        </w:rPr>
        <w:t xml:space="preserve">acessível um grande volume de informações </w:t>
      </w:r>
      <w:r w:rsidR="00AE2B7C" w:rsidRPr="00687AE9">
        <w:rPr>
          <w:rFonts w:ascii="Arial" w:hAnsi="Arial" w:cs="Arial"/>
          <w:sz w:val="24"/>
          <w:szCs w:val="24"/>
        </w:rPr>
        <w:t xml:space="preserve">às </w:t>
      </w:r>
      <w:r w:rsidR="008D37E0" w:rsidRPr="00687AE9">
        <w:rPr>
          <w:rFonts w:ascii="Arial" w:hAnsi="Arial" w:cs="Arial"/>
          <w:sz w:val="24"/>
          <w:szCs w:val="24"/>
        </w:rPr>
        <w:t xml:space="preserve">partes interessadas </w:t>
      </w:r>
      <w:r w:rsidR="00AE2B7C" w:rsidRPr="00687AE9">
        <w:rPr>
          <w:rFonts w:ascii="Arial" w:hAnsi="Arial" w:cs="Arial"/>
          <w:sz w:val="24"/>
          <w:szCs w:val="24"/>
        </w:rPr>
        <w:t>nas</w:t>
      </w:r>
      <w:r w:rsidR="008D37E0" w:rsidRPr="00687AE9">
        <w:rPr>
          <w:rFonts w:ascii="Arial" w:hAnsi="Arial" w:cs="Arial"/>
          <w:sz w:val="24"/>
          <w:szCs w:val="24"/>
        </w:rPr>
        <w:t xml:space="preserve"> informações </w:t>
      </w:r>
      <w:r w:rsidR="001D4883" w:rsidRPr="00687AE9">
        <w:rPr>
          <w:rFonts w:ascii="Arial" w:hAnsi="Arial" w:cs="Arial"/>
          <w:sz w:val="24"/>
          <w:szCs w:val="24"/>
        </w:rPr>
        <w:t>de segurança pública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AE2B7C" w:rsidRPr="00687AE9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>o país</w:t>
      </w:r>
      <w:r w:rsidR="001D4883" w:rsidRPr="00687AE9">
        <w:rPr>
          <w:rFonts w:ascii="Arial" w:hAnsi="Arial" w:cs="Arial"/>
          <w:sz w:val="24"/>
          <w:szCs w:val="24"/>
        </w:rPr>
        <w:t>.</w:t>
      </w:r>
    </w:p>
    <w:p w:rsidR="00226330" w:rsidRPr="00687AE9" w:rsidRDefault="0022633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26330" w:rsidRDefault="00226330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ins w:id="1" w:author="SEAD" w:date="2019-12-09T15:12:00Z"/>
          <w:rFonts w:ascii="Arial" w:eastAsia="Arial" w:hAnsi="Arial" w:cs="Arial"/>
          <w:b/>
          <w:color w:val="000000"/>
          <w:shd w:val="clear" w:color="auto" w:fill="4A86E8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eastAsia="Gisha" w:hAnsi="Arial" w:cs="Arial"/>
          <w:b/>
          <w:color w:val="000000"/>
        </w:rPr>
        <w:t xml:space="preserve">Criação do </w:t>
      </w:r>
      <w:r w:rsidR="00F67191" w:rsidRPr="00687AE9">
        <w:rPr>
          <w:rFonts w:ascii="Arial" w:eastAsia="Gisha" w:hAnsi="Arial" w:cs="Arial"/>
          <w:b/>
          <w:color w:val="000000"/>
        </w:rPr>
        <w:t>SINESP</w:t>
      </w:r>
      <w:r w:rsidRPr="00687AE9">
        <w:rPr>
          <w:rFonts w:ascii="Arial" w:eastAsia="Gisha" w:hAnsi="Arial" w:cs="Arial"/>
          <w:b/>
          <w:color w:val="000000"/>
        </w:rPr>
        <w:t xml:space="preserve"> pela </w:t>
      </w:r>
      <w:r w:rsidR="00F67191" w:rsidRPr="00687AE9">
        <w:rPr>
          <w:rFonts w:ascii="Arial" w:eastAsia="Gisha" w:hAnsi="Arial" w:cs="Arial"/>
          <w:b/>
          <w:color w:val="000000"/>
        </w:rPr>
        <w:t>SENASP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&lt;/H2&gt;</w:t>
      </w:r>
    </w:p>
    <w:p w:rsidR="005531BF" w:rsidRPr="00687AE9" w:rsidRDefault="005531BF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  <w:b/>
          <w:bCs/>
          <w:color w:val="000000"/>
        </w:rPr>
      </w:pPr>
    </w:p>
    <w:p w:rsidR="004A46E5" w:rsidRPr="005531BF" w:rsidRDefault="00226330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  <w:rPrChange w:id="2" w:author="SEAD" w:date="2019-12-09T15:11:00Z">
            <w:rPr>
              <w:rFonts w:ascii="Arial" w:hAnsi="Arial" w:cs="Arial"/>
              <w:b/>
              <w:sz w:val="24"/>
              <w:szCs w:val="24"/>
            </w:rPr>
          </w:rPrChange>
        </w:rPr>
      </w:pPr>
      <w:r w:rsidRPr="00687AE9">
        <w:rPr>
          <w:rFonts w:ascii="Arial" w:hAnsi="Arial" w:cs="Arial"/>
          <w:sz w:val="24"/>
          <w:szCs w:val="24"/>
        </w:rPr>
        <w:t xml:space="preserve">A partir de 2012, </w:t>
      </w:r>
      <w:r w:rsidR="00E434DA" w:rsidRPr="00687AE9">
        <w:rPr>
          <w:rFonts w:ascii="Arial" w:hAnsi="Arial" w:cs="Arial"/>
          <w:sz w:val="24"/>
          <w:szCs w:val="24"/>
        </w:rPr>
        <w:t>foi criado o Sistema Nacional de Informações de Segurança Pública, Prisionais</w:t>
      </w:r>
      <w:r w:rsidR="00342C01">
        <w:rPr>
          <w:rFonts w:ascii="Arial" w:hAnsi="Arial" w:cs="Arial"/>
          <w:sz w:val="24"/>
          <w:szCs w:val="24"/>
        </w:rPr>
        <w:t xml:space="preserve"> </w:t>
      </w:r>
      <w:r w:rsidR="00E434DA" w:rsidRPr="00687AE9">
        <w:rPr>
          <w:rFonts w:ascii="Arial" w:hAnsi="Arial" w:cs="Arial"/>
          <w:sz w:val="24"/>
          <w:szCs w:val="24"/>
        </w:rPr>
        <w:t xml:space="preserve">e sobre Drogas – SINESP, através da </w:t>
      </w:r>
      <w:commentRangeStart w:id="3"/>
      <w:r w:rsidRPr="00687AE9">
        <w:rPr>
          <w:rFonts w:ascii="Arial" w:hAnsi="Arial" w:cs="Arial"/>
          <w:b/>
          <w:sz w:val="24"/>
          <w:szCs w:val="24"/>
          <w:highlight w:val="yellow"/>
        </w:rPr>
        <w:t>Lei n</w:t>
      </w:r>
      <w:r w:rsidR="00EF1D33">
        <w:rPr>
          <w:rFonts w:ascii="Arial" w:hAnsi="Arial" w:cs="Arial"/>
          <w:b/>
          <w:sz w:val="24"/>
          <w:szCs w:val="24"/>
          <w:highlight w:val="yellow"/>
        </w:rPr>
        <w:t>.</w:t>
      </w:r>
      <w:r w:rsidRPr="00687AE9">
        <w:rPr>
          <w:rFonts w:ascii="Arial" w:hAnsi="Arial" w:cs="Arial"/>
          <w:b/>
          <w:sz w:val="24"/>
          <w:szCs w:val="24"/>
          <w:highlight w:val="yellow"/>
        </w:rPr>
        <w:t xml:space="preserve"> º 12.681/12</w:t>
      </w:r>
      <w:commentRangeEnd w:id="3"/>
      <w:r w:rsidR="005531BF">
        <w:rPr>
          <w:rStyle w:val="Refdecomentrio"/>
        </w:rPr>
        <w:commentReference w:id="3"/>
      </w:r>
      <w:ins w:id="4" w:author="SEAD" w:date="2019-12-09T15:11:00Z">
        <w:r w:rsidR="005531BF">
          <w:rPr>
            <w:rFonts w:ascii="Arial" w:hAnsi="Arial" w:cs="Arial"/>
            <w:sz w:val="24"/>
            <w:szCs w:val="24"/>
          </w:rPr>
          <w:t xml:space="preserve">. </w:t>
        </w:r>
      </w:ins>
      <w:del w:id="5" w:author="SEAD" w:date="2019-12-09T15:11:00Z">
        <w:r w:rsidR="00E434DA" w:rsidRPr="00687AE9" w:rsidDel="005531BF">
          <w:rPr>
            <w:rFonts w:ascii="Arial" w:hAnsi="Arial" w:cs="Arial"/>
            <w:sz w:val="24"/>
            <w:szCs w:val="24"/>
          </w:rPr>
          <w:delText xml:space="preserve">, disponível no link: </w:delText>
        </w:r>
        <w:r w:rsidR="00E434DA" w:rsidRPr="00687AE9" w:rsidDel="005531BF">
          <w:rPr>
            <w:rFonts w:ascii="Arial" w:hAnsi="Arial" w:cs="Arial"/>
            <w:color w:val="FF0000"/>
            <w:sz w:val="24"/>
            <w:szCs w:val="24"/>
            <w:highlight w:val="yellow"/>
          </w:rPr>
          <w:delText>&lt;</w:delText>
        </w:r>
        <w:r w:rsidR="000E64F7" w:rsidRPr="000E64F7" w:rsidDel="005531BF">
          <w:fldChar w:fldCharType="begin"/>
        </w:r>
        <w:r w:rsidR="005531BF" w:rsidDel="005531BF">
          <w:delInstrText xml:space="preserve"> HYPERLINK "http://www.planalto.gov.br/ccivil_03/_Ato2011-2014/2012/Lei/L12681.htm" </w:delInstrText>
        </w:r>
        <w:r w:rsidR="000E64F7" w:rsidRPr="000E64F7" w:rsidDel="005531BF">
          <w:fldChar w:fldCharType="separate"/>
        </w:r>
        <w:r w:rsidR="00E434DA" w:rsidRPr="00687AE9" w:rsidDel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delText>http://www.planalto.gov.br/ccivil_03/_Ato2011-2014/2012/Lei/L12681.htm</w:delText>
        </w:r>
        <w:r w:rsidR="000E64F7" w:rsidDel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fldChar w:fldCharType="end"/>
        </w:r>
        <w:r w:rsidR="00E434DA" w:rsidRPr="00687AE9" w:rsidDel="005531BF">
          <w:rPr>
            <w:rFonts w:ascii="Arial" w:hAnsi="Arial" w:cs="Arial"/>
            <w:color w:val="FF0000"/>
            <w:sz w:val="24"/>
            <w:szCs w:val="24"/>
            <w:highlight w:val="yellow"/>
          </w:rPr>
          <w:delText>&gt;</w:delText>
        </w:r>
        <w:r w:rsidR="00E434DA" w:rsidRPr="00687AE9" w:rsidDel="005531BF">
          <w:rPr>
            <w:rFonts w:ascii="Arial" w:hAnsi="Arial" w:cs="Arial"/>
            <w:color w:val="FF0000"/>
            <w:sz w:val="24"/>
            <w:szCs w:val="24"/>
          </w:rPr>
          <w:delText>.</w:delText>
        </w:r>
        <w:r w:rsidRPr="00687AE9" w:rsidDel="005531BF">
          <w:rPr>
            <w:rFonts w:ascii="Arial" w:hAnsi="Arial" w:cs="Arial"/>
            <w:sz w:val="24"/>
            <w:szCs w:val="24"/>
          </w:rPr>
          <w:delText xml:space="preserve"> </w:delText>
        </w:r>
      </w:del>
      <w:r w:rsidR="00E434DA" w:rsidRPr="00687AE9">
        <w:rPr>
          <w:rFonts w:ascii="Arial" w:hAnsi="Arial" w:cs="Arial"/>
          <w:sz w:val="24"/>
          <w:szCs w:val="24"/>
        </w:rPr>
        <w:t xml:space="preserve">Importante destacar que </w:t>
      </w:r>
      <w:r w:rsidR="00AE2B7C" w:rsidRPr="00687AE9">
        <w:rPr>
          <w:rFonts w:ascii="Arial" w:hAnsi="Arial" w:cs="Arial"/>
          <w:sz w:val="24"/>
          <w:szCs w:val="24"/>
        </w:rPr>
        <w:t>atualmente a designação da sigla não é mais est</w:t>
      </w:r>
      <w:r w:rsidR="00342C01">
        <w:rPr>
          <w:rFonts w:ascii="Arial" w:hAnsi="Arial" w:cs="Arial"/>
          <w:sz w:val="24"/>
          <w:szCs w:val="24"/>
        </w:rPr>
        <w:t>a</w:t>
      </w:r>
      <w:r w:rsidR="00E434DA" w:rsidRPr="00687AE9">
        <w:rPr>
          <w:rFonts w:ascii="Arial" w:hAnsi="Arial" w:cs="Arial"/>
          <w:sz w:val="24"/>
          <w:szCs w:val="24"/>
        </w:rPr>
        <w:t>,</w:t>
      </w:r>
      <w:r w:rsidR="00AE2B7C" w:rsidRPr="00687AE9">
        <w:rPr>
          <w:rFonts w:ascii="Arial" w:hAnsi="Arial" w:cs="Arial"/>
          <w:sz w:val="24"/>
          <w:szCs w:val="24"/>
        </w:rPr>
        <w:t xml:space="preserve"> pois </w:t>
      </w:r>
      <w:r w:rsidR="00E434DA" w:rsidRPr="00687AE9">
        <w:rPr>
          <w:rFonts w:ascii="Arial" w:hAnsi="Arial" w:cs="Arial"/>
          <w:sz w:val="24"/>
          <w:szCs w:val="24"/>
        </w:rPr>
        <w:t xml:space="preserve">houve a sua </w:t>
      </w:r>
      <w:r w:rsidR="00AE2B7C" w:rsidRPr="00687AE9">
        <w:rPr>
          <w:rFonts w:ascii="Arial" w:hAnsi="Arial" w:cs="Arial"/>
          <w:sz w:val="24"/>
          <w:szCs w:val="24"/>
        </w:rPr>
        <w:t xml:space="preserve">alteração </w:t>
      </w:r>
      <w:r w:rsidR="00E434DA" w:rsidRPr="00687AE9">
        <w:rPr>
          <w:rFonts w:ascii="Arial" w:hAnsi="Arial" w:cs="Arial"/>
          <w:sz w:val="24"/>
          <w:szCs w:val="24"/>
        </w:rPr>
        <w:t xml:space="preserve">através </w:t>
      </w:r>
      <w:ins w:id="6" w:author="SEAD" w:date="2019-12-09T15:10:00Z">
        <w:r w:rsidR="005531BF">
          <w:rPr>
            <w:rFonts w:ascii="Arial" w:hAnsi="Arial" w:cs="Arial"/>
            <w:sz w:val="24"/>
            <w:szCs w:val="24"/>
          </w:rPr>
          <w:t xml:space="preserve">da </w:t>
        </w:r>
      </w:ins>
      <w:commentRangeStart w:id="7"/>
      <w:r w:rsidR="00AE2B7C" w:rsidRPr="00687AE9">
        <w:rPr>
          <w:rFonts w:ascii="Arial" w:hAnsi="Arial" w:cs="Arial"/>
          <w:b/>
          <w:sz w:val="24"/>
          <w:szCs w:val="24"/>
          <w:highlight w:val="yellow"/>
        </w:rPr>
        <w:t>Lei</w:t>
      </w:r>
      <w:r w:rsidR="00E434DA" w:rsidRPr="00687AE9">
        <w:rPr>
          <w:rFonts w:ascii="Arial" w:hAnsi="Arial" w:cs="Arial"/>
          <w:b/>
          <w:sz w:val="24"/>
          <w:szCs w:val="24"/>
          <w:highlight w:val="yellow"/>
        </w:rPr>
        <w:t xml:space="preserve"> n</w:t>
      </w:r>
      <w:r w:rsidR="00EF1D33" w:rsidRPr="00687AE9">
        <w:rPr>
          <w:rFonts w:ascii="Arial" w:hAnsi="Arial" w:cs="Arial"/>
          <w:b/>
          <w:sz w:val="24"/>
          <w:szCs w:val="24"/>
          <w:highlight w:val="yellow"/>
        </w:rPr>
        <w:t>.</w:t>
      </w:r>
      <w:r w:rsidR="00E434DA" w:rsidRPr="00687AE9">
        <w:rPr>
          <w:rFonts w:ascii="Arial" w:hAnsi="Arial" w:cs="Arial"/>
          <w:b/>
          <w:sz w:val="24"/>
          <w:szCs w:val="24"/>
          <w:highlight w:val="yellow"/>
        </w:rPr>
        <w:t>º</w:t>
      </w:r>
      <w:r w:rsidR="00AE2B7C" w:rsidRPr="00687AE9">
        <w:rPr>
          <w:rFonts w:ascii="Arial" w:hAnsi="Arial" w:cs="Arial"/>
          <w:b/>
          <w:sz w:val="24"/>
          <w:szCs w:val="24"/>
          <w:highlight w:val="yellow"/>
        </w:rPr>
        <w:t xml:space="preserve"> 13.675/18</w:t>
      </w:r>
      <w:commentRangeEnd w:id="7"/>
      <w:r w:rsidR="005531BF">
        <w:rPr>
          <w:rStyle w:val="Refdecomentrio"/>
        </w:rPr>
        <w:commentReference w:id="7"/>
      </w:r>
      <w:r w:rsidR="00E434DA" w:rsidRPr="00687AE9">
        <w:rPr>
          <w:rFonts w:ascii="Arial" w:hAnsi="Arial" w:cs="Arial"/>
          <w:sz w:val="24"/>
          <w:szCs w:val="24"/>
        </w:rPr>
        <w:t xml:space="preserve">, </w:t>
      </w:r>
      <w:del w:id="8" w:author="SEAD" w:date="2019-12-09T15:10:00Z">
        <w:r w:rsidR="00E434DA" w:rsidRPr="00687AE9" w:rsidDel="005531BF">
          <w:rPr>
            <w:rFonts w:ascii="Arial" w:hAnsi="Arial" w:cs="Arial"/>
            <w:sz w:val="24"/>
            <w:szCs w:val="24"/>
          </w:rPr>
          <w:delText>disponível no link:</w:delText>
        </w:r>
        <w:r w:rsidR="00687AE9" w:rsidDel="005531BF">
          <w:rPr>
            <w:rFonts w:ascii="Arial" w:hAnsi="Arial" w:cs="Arial"/>
            <w:sz w:val="24"/>
            <w:szCs w:val="24"/>
          </w:rPr>
          <w:delText xml:space="preserve"> </w:delText>
        </w:r>
        <w:r w:rsidR="00687AE9" w:rsidRPr="00687AE9" w:rsidDel="005531BF">
          <w:rPr>
            <w:rFonts w:ascii="Arial" w:hAnsi="Arial" w:cs="Arial"/>
            <w:color w:val="FF0000"/>
            <w:sz w:val="24"/>
            <w:szCs w:val="24"/>
            <w:highlight w:val="yellow"/>
          </w:rPr>
          <w:delText>&lt;</w:delText>
        </w:r>
        <w:r w:rsidR="000E64F7" w:rsidRPr="000E64F7" w:rsidDel="005531BF">
          <w:fldChar w:fldCharType="begin"/>
        </w:r>
        <w:r w:rsidR="005531BF" w:rsidDel="005531BF">
          <w:delInstrText xml:space="preserve"> HYPERLINK "http://www.planalto.gov.br/ccivil_03/_ato2015-2018/2018/lei/L13675.htm" </w:delInstrText>
        </w:r>
        <w:r w:rsidR="000E64F7" w:rsidRPr="000E64F7" w:rsidDel="005531BF">
          <w:fldChar w:fldCharType="separate"/>
        </w:r>
        <w:r w:rsidR="00F67191" w:rsidRPr="00687AE9" w:rsidDel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delText>http://www.planalto.gov.br/ccivil_03/_ato2015-2018/2018/lei/L13675.htm</w:delText>
        </w:r>
        <w:r w:rsidR="000E64F7" w:rsidDel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fldChar w:fldCharType="end"/>
        </w:r>
        <w:r w:rsidR="00F67191" w:rsidRPr="00687AE9" w:rsidDel="005531BF">
          <w:rPr>
            <w:rFonts w:ascii="Arial" w:hAnsi="Arial" w:cs="Arial"/>
            <w:color w:val="FF0000"/>
            <w:sz w:val="24"/>
            <w:szCs w:val="24"/>
            <w:highlight w:val="yellow"/>
          </w:rPr>
          <w:delText>&gt;</w:delText>
        </w:r>
        <w:r w:rsidR="00F67191" w:rsidRPr="00687AE9" w:rsidDel="005531BF">
          <w:rPr>
            <w:rFonts w:ascii="Arial" w:hAnsi="Arial" w:cs="Arial"/>
            <w:sz w:val="24"/>
            <w:szCs w:val="24"/>
          </w:rPr>
          <w:delText xml:space="preserve">, </w:delText>
        </w:r>
      </w:del>
      <w:r w:rsidR="00F67191" w:rsidRPr="00687AE9">
        <w:rPr>
          <w:rFonts w:ascii="Arial" w:hAnsi="Arial" w:cs="Arial"/>
          <w:sz w:val="24"/>
          <w:szCs w:val="24"/>
        </w:rPr>
        <w:t xml:space="preserve">conforme visualizado a seguir. </w:t>
      </w:r>
    </w:p>
    <w:p w:rsidR="009C6199" w:rsidRPr="00687AE9" w:rsidRDefault="009C6199" w:rsidP="00013478">
      <w:pPr>
        <w:spacing w:after="0" w:line="360" w:lineRule="auto"/>
        <w:ind w:right="4" w:firstLine="845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noProof/>
          <w:color w:val="00B050"/>
          <w:sz w:val="24"/>
          <w:szCs w:val="24"/>
          <w:lang w:eastAsia="pt-BR"/>
        </w:rPr>
        <w:lastRenderedPageBreak/>
        <w:drawing>
          <wp:inline distT="0" distB="0" distL="0" distR="0">
            <wp:extent cx="5400040" cy="3150235"/>
            <wp:effectExtent l="19050" t="0" r="10160" b="0"/>
            <wp:docPr id="19" name="Diagrama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E13FA" w:rsidRPr="00687AE9" w:rsidDel="005531BF" w:rsidRDefault="001C61C0" w:rsidP="00013478">
      <w:pPr>
        <w:spacing w:after="0" w:line="240" w:lineRule="auto"/>
        <w:contextualSpacing/>
        <w:jc w:val="both"/>
        <w:rPr>
          <w:del w:id="9" w:author="SEAD" w:date="2019-12-09T15:12:00Z"/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Figura 1:</w:t>
      </w:r>
      <w:r w:rsidRPr="00687AE9">
        <w:rPr>
          <w:rFonts w:ascii="Arial" w:hAnsi="Arial" w:cs="Arial"/>
          <w:color w:val="FF0000"/>
        </w:rPr>
        <w:t xml:space="preserve"> </w:t>
      </w:r>
      <w:commentRangeStart w:id="10"/>
      <w:commentRangeStart w:id="11"/>
      <w:r w:rsidR="009E13FA" w:rsidRPr="00687AE9">
        <w:rPr>
          <w:rFonts w:ascii="Arial" w:hAnsi="Arial" w:cs="Arial"/>
          <w:color w:val="FF0000"/>
        </w:rPr>
        <w:t>Implantação do SINESP pela</w:t>
      </w:r>
      <w:r w:rsidRPr="00687AE9">
        <w:rPr>
          <w:rFonts w:ascii="Arial" w:hAnsi="Arial" w:cs="Arial"/>
          <w:color w:val="FF0000"/>
        </w:rPr>
        <w:t xml:space="preserve"> SENASP</w:t>
      </w:r>
      <w:commentRangeEnd w:id="10"/>
      <w:r w:rsidR="00F67191" w:rsidRPr="00687AE9">
        <w:rPr>
          <w:rStyle w:val="Refdecomentrio"/>
          <w:rFonts w:ascii="Arial" w:hAnsi="Arial" w:cs="Arial"/>
        </w:rPr>
        <w:commentReference w:id="10"/>
      </w:r>
      <w:commentRangeEnd w:id="11"/>
      <w:r w:rsidR="005531BF">
        <w:rPr>
          <w:rStyle w:val="Refdecomentrio"/>
        </w:rPr>
        <w:commentReference w:id="11"/>
      </w:r>
      <w:r w:rsidRPr="00687AE9">
        <w:rPr>
          <w:rFonts w:ascii="Arial" w:hAnsi="Arial" w:cs="Arial"/>
          <w:color w:val="FF0000"/>
        </w:rPr>
        <w:t>.</w:t>
      </w:r>
      <w:ins w:id="12" w:author="SEAD" w:date="2019-12-09T15:12:00Z">
        <w:r w:rsidR="005531BF">
          <w:rPr>
            <w:rFonts w:ascii="Arial" w:hAnsi="Arial" w:cs="Arial"/>
            <w:b/>
            <w:color w:val="FF0000"/>
          </w:rPr>
          <w:t xml:space="preserve"> </w:t>
        </w:r>
      </w:ins>
    </w:p>
    <w:p w:rsidR="001C61C0" w:rsidRDefault="001C61C0" w:rsidP="00013478">
      <w:pPr>
        <w:spacing w:after="0" w:line="240" w:lineRule="auto"/>
        <w:contextualSpacing/>
        <w:jc w:val="both"/>
        <w:rPr>
          <w:ins w:id="13" w:author="SEAD" w:date="2019-12-09T15:12:00Z"/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Fonte:</w:t>
      </w:r>
      <w:r w:rsidRPr="00687AE9">
        <w:rPr>
          <w:rFonts w:ascii="Arial" w:hAnsi="Arial" w:cs="Arial"/>
          <w:color w:val="FF0000"/>
        </w:rPr>
        <w:t xml:space="preserve"> </w:t>
      </w:r>
      <w:proofErr w:type="spellStart"/>
      <w:proofErr w:type="gramStart"/>
      <w:r w:rsidRPr="00687AE9">
        <w:rPr>
          <w:rFonts w:ascii="Arial" w:hAnsi="Arial" w:cs="Arial"/>
          <w:color w:val="FF0000"/>
        </w:rPr>
        <w:t>labSEAD</w:t>
      </w:r>
      <w:r w:rsidR="00EF1D33">
        <w:rPr>
          <w:rFonts w:ascii="Arial" w:hAnsi="Arial" w:cs="Arial"/>
          <w:color w:val="FF0000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</w:rPr>
        <w:t xml:space="preserve"> (2019)</w:t>
      </w:r>
      <w:r w:rsidR="008C58E1" w:rsidRPr="00687AE9">
        <w:rPr>
          <w:rFonts w:ascii="Arial" w:hAnsi="Arial" w:cs="Arial"/>
          <w:color w:val="FF0000"/>
        </w:rPr>
        <w:t>.</w:t>
      </w:r>
    </w:p>
    <w:p w:rsidR="005531BF" w:rsidRPr="00687AE9" w:rsidRDefault="005531BF" w:rsidP="00013478">
      <w:pPr>
        <w:spacing w:after="0" w:line="240" w:lineRule="auto"/>
        <w:contextualSpacing/>
        <w:jc w:val="both"/>
        <w:rPr>
          <w:rFonts w:ascii="Arial" w:hAnsi="Arial" w:cs="Arial"/>
          <w:color w:val="FF0000"/>
        </w:rPr>
      </w:pPr>
    </w:p>
    <w:p w:rsidR="001C61C0" w:rsidRPr="00687AE9" w:rsidRDefault="001C61C0" w:rsidP="00013478">
      <w:pPr>
        <w:spacing w:after="0" w:line="240" w:lineRule="auto"/>
        <w:ind w:right="4" w:firstLine="845"/>
        <w:contextualSpacing/>
        <w:jc w:val="both"/>
        <w:rPr>
          <w:rFonts w:ascii="Arial" w:hAnsi="Arial" w:cs="Arial"/>
        </w:rPr>
      </w:pPr>
    </w:p>
    <w:p w:rsidR="00454FFF" w:rsidRPr="00687AE9" w:rsidRDefault="00F67191" w:rsidP="00590711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a forma, a partir de</w:t>
      </w:r>
      <w:r w:rsidR="00F8775E">
        <w:rPr>
          <w:rFonts w:ascii="Arial" w:hAnsi="Arial" w:cs="Arial"/>
          <w:sz w:val="24"/>
          <w:szCs w:val="24"/>
        </w:rPr>
        <w:t>ss</w:t>
      </w:r>
      <w:r w:rsidRPr="00687AE9">
        <w:rPr>
          <w:rFonts w:ascii="Arial" w:hAnsi="Arial" w:cs="Arial"/>
          <w:sz w:val="24"/>
          <w:szCs w:val="24"/>
        </w:rPr>
        <w:t>e processo</w:t>
      </w:r>
      <w:r w:rsidR="00FD7E60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iniciaram os projetos para a coleta automatizada de dados e a integração dos sistemas estaduais de registro de ocorrências policiais.</w:t>
      </w:r>
    </w:p>
    <w:p w:rsidR="00077B9B" w:rsidRPr="00687AE9" w:rsidRDefault="0022633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</w:t>
      </w:r>
      <w:r w:rsidR="00077B9B" w:rsidRPr="00687AE9">
        <w:rPr>
          <w:rFonts w:ascii="Arial" w:hAnsi="Arial" w:cs="Arial"/>
          <w:sz w:val="24"/>
          <w:szCs w:val="24"/>
        </w:rPr>
        <w:t>ara compreender melhor todo o processo</w:t>
      </w:r>
      <w:r w:rsidR="004B28C1" w:rsidRPr="00687AE9">
        <w:rPr>
          <w:rFonts w:ascii="Arial" w:hAnsi="Arial" w:cs="Arial"/>
          <w:sz w:val="24"/>
          <w:szCs w:val="24"/>
        </w:rPr>
        <w:t xml:space="preserve"> evolutivo</w:t>
      </w:r>
      <w:r w:rsidR="00077B9B" w:rsidRPr="00687AE9">
        <w:rPr>
          <w:rFonts w:ascii="Arial" w:hAnsi="Arial" w:cs="Arial"/>
          <w:sz w:val="24"/>
          <w:szCs w:val="24"/>
        </w:rPr>
        <w:t xml:space="preserve"> de planejamento e implantação do SINESP</w:t>
      </w:r>
      <w:r w:rsidR="00000A3D" w:rsidRPr="00687AE9">
        <w:rPr>
          <w:rFonts w:ascii="Arial" w:hAnsi="Arial" w:cs="Arial"/>
          <w:sz w:val="24"/>
          <w:szCs w:val="24"/>
        </w:rPr>
        <w:t>,</w:t>
      </w:r>
      <w:r w:rsidR="004B28C1" w:rsidRPr="00687AE9">
        <w:rPr>
          <w:rFonts w:ascii="Arial" w:hAnsi="Arial" w:cs="Arial"/>
          <w:sz w:val="24"/>
          <w:szCs w:val="24"/>
        </w:rPr>
        <w:t xml:space="preserve"> </w:t>
      </w:r>
      <w:r w:rsidR="00EF1D33">
        <w:rPr>
          <w:rFonts w:ascii="Arial" w:hAnsi="Arial" w:cs="Arial"/>
          <w:sz w:val="24"/>
          <w:szCs w:val="24"/>
        </w:rPr>
        <w:t xml:space="preserve">da maneira </w:t>
      </w:r>
      <w:r w:rsidR="00FD7E60">
        <w:rPr>
          <w:rFonts w:ascii="Arial" w:hAnsi="Arial" w:cs="Arial"/>
          <w:sz w:val="24"/>
          <w:szCs w:val="24"/>
        </w:rPr>
        <w:t>como</w:t>
      </w:r>
      <w:r w:rsidR="00EF1D33" w:rsidRPr="00687AE9">
        <w:rPr>
          <w:rFonts w:ascii="Arial" w:hAnsi="Arial" w:cs="Arial"/>
          <w:sz w:val="24"/>
          <w:szCs w:val="24"/>
        </w:rPr>
        <w:t xml:space="preserve"> </w:t>
      </w:r>
      <w:r w:rsidR="004B28C1" w:rsidRPr="00687AE9">
        <w:rPr>
          <w:rFonts w:ascii="Arial" w:hAnsi="Arial" w:cs="Arial"/>
          <w:sz w:val="24"/>
          <w:szCs w:val="24"/>
        </w:rPr>
        <w:t>ele é hoje</w:t>
      </w:r>
      <w:r w:rsidR="002E5B35" w:rsidRPr="00687AE9">
        <w:rPr>
          <w:rFonts w:ascii="Arial" w:hAnsi="Arial" w:cs="Arial"/>
          <w:sz w:val="24"/>
          <w:szCs w:val="24"/>
        </w:rPr>
        <w:t>,</w:t>
      </w:r>
      <w:r w:rsidR="00077B9B" w:rsidRPr="00687AE9">
        <w:rPr>
          <w:rFonts w:ascii="Arial" w:hAnsi="Arial" w:cs="Arial"/>
          <w:sz w:val="24"/>
          <w:szCs w:val="24"/>
        </w:rPr>
        <w:t xml:space="preserve"> é importante </w:t>
      </w:r>
      <w:r w:rsidR="00AE2B7C" w:rsidRPr="00687AE9">
        <w:rPr>
          <w:rFonts w:ascii="Arial" w:hAnsi="Arial" w:cs="Arial"/>
          <w:sz w:val="24"/>
          <w:szCs w:val="24"/>
        </w:rPr>
        <w:t>termos</w:t>
      </w:r>
      <w:r w:rsidR="00FC055D" w:rsidRPr="00687AE9">
        <w:rPr>
          <w:rFonts w:ascii="Arial" w:hAnsi="Arial" w:cs="Arial"/>
          <w:sz w:val="24"/>
          <w:szCs w:val="24"/>
        </w:rPr>
        <w:t xml:space="preserve"> </w:t>
      </w:r>
      <w:r w:rsidR="00077B9B" w:rsidRPr="00687AE9">
        <w:rPr>
          <w:rFonts w:ascii="Arial" w:hAnsi="Arial" w:cs="Arial"/>
          <w:sz w:val="24"/>
          <w:szCs w:val="24"/>
        </w:rPr>
        <w:t>um breve histórico</w:t>
      </w:r>
      <w:r w:rsidR="00755D7A" w:rsidRPr="00687AE9">
        <w:rPr>
          <w:rFonts w:ascii="Arial" w:hAnsi="Arial" w:cs="Arial"/>
          <w:sz w:val="24"/>
          <w:szCs w:val="24"/>
        </w:rPr>
        <w:t xml:space="preserve"> </w:t>
      </w:r>
      <w:r w:rsidR="00AE2B7C" w:rsidRPr="00687AE9">
        <w:rPr>
          <w:rFonts w:ascii="Arial" w:hAnsi="Arial" w:cs="Arial"/>
          <w:sz w:val="24"/>
          <w:szCs w:val="24"/>
        </w:rPr>
        <w:t>das</w:t>
      </w:r>
      <w:r w:rsidR="00755D7A" w:rsidRPr="00687AE9">
        <w:rPr>
          <w:rFonts w:ascii="Arial" w:hAnsi="Arial" w:cs="Arial"/>
          <w:sz w:val="24"/>
          <w:szCs w:val="24"/>
        </w:rPr>
        <w:t xml:space="preserve"> etapa</w:t>
      </w:r>
      <w:r w:rsidR="00AE2B7C" w:rsidRPr="00687AE9">
        <w:rPr>
          <w:rFonts w:ascii="Arial" w:hAnsi="Arial" w:cs="Arial"/>
          <w:sz w:val="24"/>
          <w:szCs w:val="24"/>
        </w:rPr>
        <w:t>s</w:t>
      </w:r>
      <w:r w:rsidR="009E13FA" w:rsidRPr="00687AE9">
        <w:rPr>
          <w:rFonts w:ascii="Arial" w:hAnsi="Arial" w:cs="Arial"/>
          <w:sz w:val="24"/>
          <w:szCs w:val="24"/>
        </w:rPr>
        <w:t xml:space="preserve"> de sua origem</w:t>
      </w:r>
      <w:r w:rsidR="00FC055D" w:rsidRPr="00687AE9">
        <w:rPr>
          <w:rFonts w:ascii="Arial" w:hAnsi="Arial" w:cs="Arial"/>
          <w:sz w:val="24"/>
          <w:szCs w:val="24"/>
        </w:rPr>
        <w:t>,</w:t>
      </w:r>
      <w:r w:rsidR="00755D7A" w:rsidRPr="00687AE9">
        <w:rPr>
          <w:rFonts w:ascii="Arial" w:hAnsi="Arial" w:cs="Arial"/>
          <w:sz w:val="24"/>
          <w:szCs w:val="24"/>
        </w:rPr>
        <w:t xml:space="preserve"> </w:t>
      </w:r>
      <w:r w:rsidR="00077B9B" w:rsidRPr="00687AE9">
        <w:rPr>
          <w:rFonts w:ascii="Arial" w:hAnsi="Arial" w:cs="Arial"/>
          <w:sz w:val="24"/>
          <w:szCs w:val="24"/>
        </w:rPr>
        <w:t xml:space="preserve">desde a </w:t>
      </w:r>
      <w:r w:rsidR="00755D7A" w:rsidRPr="00687AE9">
        <w:rPr>
          <w:rFonts w:ascii="Arial" w:hAnsi="Arial" w:cs="Arial"/>
          <w:sz w:val="24"/>
          <w:szCs w:val="24"/>
        </w:rPr>
        <w:t>instalação</w:t>
      </w:r>
      <w:r w:rsidR="00077B9B" w:rsidRPr="00687AE9">
        <w:rPr>
          <w:rFonts w:ascii="Arial" w:hAnsi="Arial" w:cs="Arial"/>
          <w:sz w:val="24"/>
          <w:szCs w:val="24"/>
        </w:rPr>
        <w:t xml:space="preserve"> do </w:t>
      </w:r>
      <w:r w:rsidR="009E13FA" w:rsidRPr="00687AE9">
        <w:rPr>
          <w:rFonts w:ascii="Arial" w:hAnsi="Arial" w:cs="Arial"/>
          <w:sz w:val="24"/>
          <w:szCs w:val="24"/>
        </w:rPr>
        <w:t>Sistema Nacional de Estatística de Segurança Pública e Justiça Criminal</w:t>
      </w:r>
      <w:r w:rsidR="00FD7E60">
        <w:rPr>
          <w:rFonts w:ascii="Arial" w:hAnsi="Arial" w:cs="Arial"/>
          <w:sz w:val="24"/>
          <w:szCs w:val="24"/>
        </w:rPr>
        <w:t xml:space="preserve"> (</w:t>
      </w:r>
      <w:r w:rsidR="00FD7E60" w:rsidRPr="00FD7E60">
        <w:rPr>
          <w:rFonts w:ascii="Arial" w:hAnsi="Arial" w:cs="Arial"/>
          <w:sz w:val="24"/>
          <w:szCs w:val="24"/>
        </w:rPr>
        <w:t>SINESPJC</w:t>
      </w:r>
      <w:r w:rsidR="00FD7E60">
        <w:rPr>
          <w:rFonts w:ascii="Arial" w:hAnsi="Arial" w:cs="Arial"/>
          <w:sz w:val="24"/>
          <w:szCs w:val="24"/>
        </w:rPr>
        <w:t>)</w:t>
      </w:r>
      <w:r w:rsidR="00110FD8" w:rsidRPr="00687AE9">
        <w:rPr>
          <w:rFonts w:ascii="Arial" w:hAnsi="Arial" w:cs="Arial"/>
          <w:sz w:val="24"/>
          <w:szCs w:val="24"/>
        </w:rPr>
        <w:t xml:space="preserve">, </w:t>
      </w:r>
      <w:r w:rsidR="002E5B35" w:rsidRPr="00687AE9">
        <w:rPr>
          <w:rFonts w:ascii="Arial" w:hAnsi="Arial" w:cs="Arial"/>
          <w:sz w:val="24"/>
          <w:szCs w:val="24"/>
        </w:rPr>
        <w:t>o qual</w:t>
      </w:r>
      <w:r w:rsidR="009E13FA" w:rsidRPr="00687AE9">
        <w:rPr>
          <w:rFonts w:ascii="Arial" w:hAnsi="Arial" w:cs="Arial"/>
          <w:sz w:val="24"/>
          <w:szCs w:val="24"/>
        </w:rPr>
        <w:t xml:space="preserve"> </w:t>
      </w:r>
      <w:r w:rsidR="002E5B35" w:rsidRPr="00687AE9">
        <w:rPr>
          <w:rFonts w:ascii="Arial" w:hAnsi="Arial" w:cs="Arial"/>
          <w:sz w:val="24"/>
          <w:szCs w:val="24"/>
        </w:rPr>
        <w:t>possibilitou a</w:t>
      </w:r>
      <w:r w:rsidR="009E13FA" w:rsidRPr="00687AE9">
        <w:rPr>
          <w:rFonts w:ascii="Arial" w:hAnsi="Arial" w:cs="Arial"/>
          <w:sz w:val="24"/>
          <w:szCs w:val="24"/>
        </w:rPr>
        <w:t xml:space="preserve"> coleta informatizada de dados</w:t>
      </w:r>
      <w:r w:rsidR="00FD7E60">
        <w:rPr>
          <w:rFonts w:ascii="Arial" w:hAnsi="Arial" w:cs="Arial"/>
          <w:sz w:val="24"/>
          <w:szCs w:val="24"/>
        </w:rPr>
        <w:t>,</w:t>
      </w:r>
      <w:r w:rsidR="009E13FA" w:rsidRPr="00687AE9">
        <w:rPr>
          <w:rFonts w:ascii="Arial" w:hAnsi="Arial" w:cs="Arial"/>
          <w:sz w:val="24"/>
          <w:szCs w:val="24"/>
        </w:rPr>
        <w:t xml:space="preserve"> </w:t>
      </w:r>
      <w:r w:rsidR="00077B9B" w:rsidRPr="00687AE9">
        <w:rPr>
          <w:rFonts w:ascii="Arial" w:hAnsi="Arial" w:cs="Arial"/>
          <w:sz w:val="24"/>
          <w:szCs w:val="24"/>
        </w:rPr>
        <w:t xml:space="preserve">até </w:t>
      </w:r>
      <w:r w:rsidR="004B28C1" w:rsidRPr="00687AE9">
        <w:rPr>
          <w:rFonts w:ascii="Arial" w:hAnsi="Arial" w:cs="Arial"/>
          <w:sz w:val="24"/>
          <w:szCs w:val="24"/>
        </w:rPr>
        <w:t>versão</w:t>
      </w:r>
      <w:r w:rsidR="009E13FA" w:rsidRPr="00687AE9">
        <w:rPr>
          <w:rFonts w:ascii="Arial" w:hAnsi="Arial" w:cs="Arial"/>
          <w:sz w:val="24"/>
          <w:szCs w:val="24"/>
        </w:rPr>
        <w:t xml:space="preserve"> mais recente do</w:t>
      </w:r>
      <w:r w:rsidR="00077B9B" w:rsidRPr="00687AE9">
        <w:rPr>
          <w:rFonts w:ascii="Arial" w:hAnsi="Arial" w:cs="Arial"/>
          <w:sz w:val="24"/>
          <w:szCs w:val="24"/>
        </w:rPr>
        <w:t xml:space="preserve"> </w:t>
      </w:r>
      <w:r w:rsidR="00110FD8" w:rsidRPr="00687AE9">
        <w:rPr>
          <w:rFonts w:ascii="Arial" w:hAnsi="Arial" w:cs="Arial"/>
          <w:sz w:val="24"/>
          <w:szCs w:val="24"/>
        </w:rPr>
        <w:t xml:space="preserve">SINESP, </w:t>
      </w:r>
      <w:r w:rsidR="004B28C1" w:rsidRPr="00687AE9">
        <w:rPr>
          <w:rFonts w:ascii="Arial" w:hAnsi="Arial" w:cs="Arial"/>
          <w:sz w:val="24"/>
          <w:szCs w:val="24"/>
        </w:rPr>
        <w:t>proveniente da Lei</w:t>
      </w:r>
      <w:r w:rsidR="00EF1D33">
        <w:rPr>
          <w:rFonts w:ascii="Arial" w:hAnsi="Arial" w:cs="Arial"/>
          <w:sz w:val="24"/>
          <w:szCs w:val="24"/>
        </w:rPr>
        <w:t xml:space="preserve"> n.º</w:t>
      </w:r>
      <w:r w:rsidR="004B28C1" w:rsidRPr="00687AE9">
        <w:rPr>
          <w:rFonts w:ascii="Arial" w:hAnsi="Arial" w:cs="Arial"/>
          <w:sz w:val="24"/>
          <w:szCs w:val="24"/>
        </w:rPr>
        <w:t xml:space="preserve"> 13.675/18</w:t>
      </w:r>
      <w:r w:rsidR="002E5B35" w:rsidRPr="00687AE9">
        <w:rPr>
          <w:rFonts w:ascii="Arial" w:hAnsi="Arial" w:cs="Arial"/>
          <w:sz w:val="24"/>
          <w:szCs w:val="24"/>
        </w:rPr>
        <w:t>,</w:t>
      </w:r>
      <w:r w:rsidR="009E13FA" w:rsidRPr="00687AE9">
        <w:rPr>
          <w:rFonts w:ascii="Arial" w:hAnsi="Arial" w:cs="Arial"/>
          <w:sz w:val="24"/>
          <w:szCs w:val="24"/>
        </w:rPr>
        <w:t xml:space="preserve"> </w:t>
      </w:r>
      <w:r w:rsidR="002E5B35" w:rsidRPr="00687AE9">
        <w:rPr>
          <w:rFonts w:ascii="Arial" w:hAnsi="Arial" w:cs="Arial"/>
          <w:sz w:val="24"/>
          <w:szCs w:val="24"/>
        </w:rPr>
        <w:t>com soluções mais a</w:t>
      </w:r>
      <w:r w:rsidR="004B28C1" w:rsidRPr="00687AE9">
        <w:rPr>
          <w:rFonts w:ascii="Arial" w:hAnsi="Arial" w:cs="Arial"/>
          <w:sz w:val="24"/>
          <w:szCs w:val="24"/>
        </w:rPr>
        <w:t xml:space="preserve">tualizadas, </w:t>
      </w:r>
      <w:r w:rsidR="002E5B35" w:rsidRPr="00687AE9">
        <w:rPr>
          <w:rFonts w:ascii="Arial" w:hAnsi="Arial" w:cs="Arial"/>
          <w:sz w:val="24"/>
          <w:szCs w:val="24"/>
        </w:rPr>
        <w:t>integradas</w:t>
      </w:r>
      <w:r w:rsidR="004B28C1" w:rsidRPr="00687AE9">
        <w:rPr>
          <w:rFonts w:ascii="Arial" w:hAnsi="Arial" w:cs="Arial"/>
          <w:sz w:val="24"/>
          <w:szCs w:val="24"/>
        </w:rPr>
        <w:t xml:space="preserve"> e com maior capacidade de processar e realizar cruzamento de grandes volumes de dados</w:t>
      </w:r>
      <w:r w:rsidR="002E5B35" w:rsidRPr="00687AE9">
        <w:rPr>
          <w:rFonts w:ascii="Arial" w:hAnsi="Arial" w:cs="Arial"/>
          <w:sz w:val="24"/>
          <w:szCs w:val="24"/>
        </w:rPr>
        <w:t>.</w:t>
      </w:r>
    </w:p>
    <w:p w:rsidR="00454FFF" w:rsidRPr="00687AE9" w:rsidRDefault="00454FFF" w:rsidP="00013478">
      <w:pPr>
        <w:spacing w:after="0" w:line="360" w:lineRule="auto"/>
        <w:ind w:right="11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</w:p>
    <w:p w:rsidR="00454FFF" w:rsidRDefault="00454FFF" w:rsidP="00590711">
      <w:pPr>
        <w:spacing w:after="0" w:line="360" w:lineRule="auto"/>
        <w:ind w:right="11"/>
        <w:contextualSpacing/>
        <w:jc w:val="both"/>
        <w:rPr>
          <w:ins w:id="14" w:author="SEAD" w:date="2019-12-09T15:12:00Z"/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</w:t>
      </w:r>
      <w:r w:rsidR="009E13FA"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3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&gt;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Breve </w:t>
      </w:r>
      <w:r w:rsidR="00184B2E">
        <w:rPr>
          <w:rFonts w:ascii="Arial" w:hAnsi="Arial" w:cs="Arial"/>
          <w:b/>
          <w:sz w:val="24"/>
          <w:szCs w:val="24"/>
        </w:rPr>
        <w:t>h</w:t>
      </w:r>
      <w:r w:rsidR="007F0932" w:rsidRPr="00687AE9">
        <w:rPr>
          <w:rFonts w:ascii="Arial" w:hAnsi="Arial" w:cs="Arial"/>
          <w:b/>
          <w:sz w:val="24"/>
          <w:szCs w:val="24"/>
        </w:rPr>
        <w:t>istórico</w:t>
      </w:r>
      <w:r w:rsidR="00184B2E">
        <w:rPr>
          <w:rFonts w:ascii="Arial" w:hAnsi="Arial" w:cs="Arial"/>
          <w:b/>
          <w:sz w:val="24"/>
          <w:szCs w:val="24"/>
        </w:rPr>
        <w:t>: d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JC ao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</w:t>
      </w:r>
      <w:r w:rsidR="009E13FA"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3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&gt;</w:t>
      </w:r>
    </w:p>
    <w:p w:rsidR="005531BF" w:rsidRPr="00687AE9" w:rsidRDefault="005531BF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</w:rPr>
      </w:pPr>
    </w:p>
    <w:p w:rsidR="00FB1E1E" w:rsidRPr="00687AE9" w:rsidRDefault="009E13F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Você sabia que</w:t>
      </w:r>
      <w:r w:rsidR="00EF1D33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até o a</w:t>
      </w:r>
      <w:r w:rsidR="00AF5659" w:rsidRPr="00687AE9">
        <w:rPr>
          <w:rFonts w:ascii="Arial" w:hAnsi="Arial" w:cs="Arial"/>
          <w:sz w:val="24"/>
          <w:szCs w:val="24"/>
        </w:rPr>
        <w:t>no de 200</w:t>
      </w:r>
      <w:r w:rsidR="00FB1E1E" w:rsidRPr="00687AE9">
        <w:rPr>
          <w:rFonts w:ascii="Arial" w:hAnsi="Arial" w:cs="Arial"/>
          <w:sz w:val="24"/>
          <w:szCs w:val="24"/>
        </w:rPr>
        <w:t>4</w:t>
      </w:r>
      <w:r w:rsidR="00AF5659" w:rsidRPr="00687AE9">
        <w:rPr>
          <w:rFonts w:ascii="Arial" w:hAnsi="Arial" w:cs="Arial"/>
          <w:sz w:val="24"/>
          <w:szCs w:val="24"/>
        </w:rPr>
        <w:t xml:space="preserve">, o Ministério da Justiça não possuía um sistema nacional </w:t>
      </w:r>
      <w:r w:rsidR="00FB1E1E" w:rsidRPr="00687AE9">
        <w:rPr>
          <w:rFonts w:ascii="Arial" w:hAnsi="Arial" w:cs="Arial"/>
          <w:sz w:val="24"/>
          <w:szCs w:val="24"/>
        </w:rPr>
        <w:t xml:space="preserve">informatizado </w:t>
      </w:r>
      <w:r w:rsidR="00AF5659" w:rsidRPr="00687AE9">
        <w:rPr>
          <w:rFonts w:ascii="Arial" w:hAnsi="Arial" w:cs="Arial"/>
          <w:sz w:val="24"/>
          <w:szCs w:val="24"/>
        </w:rPr>
        <w:t xml:space="preserve">de coleta e </w:t>
      </w:r>
      <w:r w:rsidR="00EF1D33">
        <w:rPr>
          <w:rFonts w:ascii="Arial" w:hAnsi="Arial" w:cs="Arial"/>
          <w:sz w:val="24"/>
          <w:szCs w:val="24"/>
        </w:rPr>
        <w:t>a</w:t>
      </w:r>
      <w:r w:rsidR="00AF5659" w:rsidRPr="00687AE9">
        <w:rPr>
          <w:rFonts w:ascii="Arial" w:hAnsi="Arial" w:cs="Arial"/>
          <w:sz w:val="24"/>
          <w:szCs w:val="24"/>
        </w:rPr>
        <w:t>nálise de dados estatísticos sobre segurança pública e justiça criminal</w:t>
      </w:r>
      <w:r w:rsidRPr="00687AE9">
        <w:rPr>
          <w:rFonts w:ascii="Arial" w:hAnsi="Arial" w:cs="Arial"/>
          <w:sz w:val="24"/>
          <w:szCs w:val="24"/>
        </w:rPr>
        <w:t>?</w:t>
      </w:r>
      <w:r w:rsidR="00AF5659" w:rsidRPr="00687AE9">
        <w:rPr>
          <w:rFonts w:ascii="Arial" w:hAnsi="Arial" w:cs="Arial"/>
          <w:sz w:val="24"/>
          <w:szCs w:val="24"/>
        </w:rPr>
        <w:t xml:space="preserve"> </w:t>
      </w:r>
      <w:r w:rsidR="004B28C1" w:rsidRPr="00687AE9">
        <w:rPr>
          <w:rFonts w:ascii="Arial" w:hAnsi="Arial" w:cs="Arial"/>
          <w:sz w:val="24"/>
          <w:szCs w:val="24"/>
        </w:rPr>
        <w:t>Sim</w:t>
      </w:r>
      <w:r w:rsidR="002E5B35" w:rsidRPr="00687AE9">
        <w:rPr>
          <w:rFonts w:ascii="Arial" w:hAnsi="Arial" w:cs="Arial"/>
          <w:sz w:val="24"/>
          <w:szCs w:val="24"/>
        </w:rPr>
        <w:t>! Até este ano os dados eram coletados manualmente, embora a</w:t>
      </w:r>
      <w:r w:rsidR="00DA36D4" w:rsidRPr="00687AE9">
        <w:rPr>
          <w:rFonts w:ascii="Arial" w:hAnsi="Arial" w:cs="Arial"/>
          <w:sz w:val="24"/>
          <w:szCs w:val="24"/>
        </w:rPr>
        <w:t xml:space="preserve"> </w:t>
      </w:r>
      <w:r w:rsidR="00105FF1" w:rsidRPr="00687AE9">
        <w:rPr>
          <w:rFonts w:ascii="Arial" w:hAnsi="Arial" w:cs="Arial"/>
          <w:sz w:val="24"/>
          <w:szCs w:val="24"/>
        </w:rPr>
        <w:t xml:space="preserve">SENASP </w:t>
      </w:r>
      <w:r w:rsidR="00DA36D4" w:rsidRPr="00687AE9">
        <w:rPr>
          <w:rFonts w:ascii="Arial" w:hAnsi="Arial" w:cs="Arial"/>
          <w:sz w:val="24"/>
          <w:szCs w:val="24"/>
        </w:rPr>
        <w:t>já vi</w:t>
      </w:r>
      <w:r w:rsidR="002E5B35" w:rsidRPr="00687AE9">
        <w:rPr>
          <w:rFonts w:ascii="Arial" w:hAnsi="Arial" w:cs="Arial"/>
          <w:sz w:val="24"/>
          <w:szCs w:val="24"/>
        </w:rPr>
        <w:t>esse</w:t>
      </w:r>
      <w:r w:rsidR="00DA36D4" w:rsidRPr="00687AE9">
        <w:rPr>
          <w:rFonts w:ascii="Arial" w:hAnsi="Arial" w:cs="Arial"/>
          <w:sz w:val="24"/>
          <w:szCs w:val="24"/>
        </w:rPr>
        <w:t xml:space="preserve"> empregando esforços na coleta de dados e informações </w:t>
      </w:r>
      <w:r w:rsidR="004B28C1" w:rsidRPr="00687AE9">
        <w:rPr>
          <w:rFonts w:ascii="Arial" w:hAnsi="Arial" w:cs="Arial"/>
          <w:sz w:val="24"/>
          <w:szCs w:val="24"/>
        </w:rPr>
        <w:t>de</w:t>
      </w:r>
      <w:r w:rsidR="00DA36D4" w:rsidRPr="00687AE9">
        <w:rPr>
          <w:rFonts w:ascii="Arial" w:hAnsi="Arial" w:cs="Arial"/>
          <w:sz w:val="24"/>
          <w:szCs w:val="24"/>
        </w:rPr>
        <w:t xml:space="preserve"> segurança pública</w:t>
      </w:r>
      <w:r w:rsidR="00FB1E1E" w:rsidRPr="00687AE9">
        <w:rPr>
          <w:rFonts w:ascii="Arial" w:hAnsi="Arial" w:cs="Arial"/>
          <w:sz w:val="24"/>
          <w:szCs w:val="24"/>
        </w:rPr>
        <w:t xml:space="preserve"> desde 2001</w:t>
      </w:r>
      <w:r w:rsidR="00DA36D4" w:rsidRPr="00687AE9">
        <w:rPr>
          <w:rFonts w:ascii="Arial" w:hAnsi="Arial" w:cs="Arial"/>
          <w:sz w:val="24"/>
          <w:szCs w:val="24"/>
        </w:rPr>
        <w:t xml:space="preserve">, visando </w:t>
      </w:r>
      <w:r w:rsidR="00184B2E">
        <w:rPr>
          <w:rFonts w:ascii="Arial" w:hAnsi="Arial" w:cs="Arial"/>
          <w:sz w:val="24"/>
          <w:szCs w:val="24"/>
        </w:rPr>
        <w:t>à</w:t>
      </w:r>
      <w:r w:rsidR="00DA36D4" w:rsidRPr="00687AE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A36D4" w:rsidRPr="00687AE9">
        <w:rPr>
          <w:rFonts w:ascii="Arial" w:hAnsi="Arial" w:cs="Arial"/>
          <w:sz w:val="24"/>
          <w:szCs w:val="24"/>
        </w:rPr>
        <w:t>implementação</w:t>
      </w:r>
      <w:proofErr w:type="gramEnd"/>
      <w:r w:rsidR="00DA36D4" w:rsidRPr="00687AE9">
        <w:rPr>
          <w:rFonts w:ascii="Arial" w:hAnsi="Arial" w:cs="Arial"/>
          <w:sz w:val="24"/>
          <w:szCs w:val="24"/>
        </w:rPr>
        <w:t xml:space="preserve"> de ações e políticas públicas mais qualificadas.</w:t>
      </w:r>
      <w:r w:rsidR="00DA36D4" w:rsidRPr="00687AE9" w:rsidDel="009E13FA">
        <w:rPr>
          <w:rFonts w:ascii="Arial" w:hAnsi="Arial" w:cs="Arial"/>
          <w:sz w:val="24"/>
          <w:szCs w:val="24"/>
        </w:rPr>
        <w:t xml:space="preserve"> </w:t>
      </w:r>
    </w:p>
    <w:p w:rsidR="00491AB9" w:rsidRPr="00687AE9" w:rsidRDefault="00491AB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AF5659" w:rsidRPr="00687AE9" w:rsidRDefault="00AF565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As informações </w:t>
      </w:r>
      <w:r w:rsidR="00FB1E1E" w:rsidRPr="00687AE9">
        <w:rPr>
          <w:rFonts w:ascii="Arial" w:hAnsi="Arial" w:cs="Arial"/>
          <w:sz w:val="24"/>
          <w:szCs w:val="24"/>
        </w:rPr>
        <w:t>disponíveis até 2004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9E13FA" w:rsidRPr="00687AE9">
        <w:rPr>
          <w:rFonts w:ascii="Arial" w:hAnsi="Arial" w:cs="Arial"/>
          <w:sz w:val="24"/>
          <w:szCs w:val="24"/>
        </w:rPr>
        <w:t xml:space="preserve">não </w:t>
      </w:r>
      <w:r w:rsidR="00FB1E1E" w:rsidRPr="00687AE9">
        <w:rPr>
          <w:rFonts w:ascii="Arial" w:hAnsi="Arial" w:cs="Arial"/>
          <w:sz w:val="24"/>
          <w:szCs w:val="24"/>
        </w:rPr>
        <w:t xml:space="preserve">eram enviadas </w:t>
      </w:r>
      <w:r w:rsidR="00831DD9" w:rsidRPr="00687AE9">
        <w:rPr>
          <w:rFonts w:ascii="Arial" w:hAnsi="Arial" w:cs="Arial"/>
          <w:sz w:val="24"/>
          <w:szCs w:val="24"/>
        </w:rPr>
        <w:t>periodicamente à</w:t>
      </w:r>
      <w:r w:rsidRPr="00687AE9">
        <w:rPr>
          <w:rFonts w:ascii="Arial" w:hAnsi="Arial" w:cs="Arial"/>
          <w:sz w:val="24"/>
          <w:szCs w:val="24"/>
        </w:rPr>
        <w:t xml:space="preserve"> SENASP</w:t>
      </w:r>
      <w:r w:rsidR="00FB1E1E" w:rsidRPr="00687AE9">
        <w:rPr>
          <w:rFonts w:ascii="Arial" w:hAnsi="Arial" w:cs="Arial"/>
          <w:sz w:val="24"/>
          <w:szCs w:val="24"/>
        </w:rPr>
        <w:t xml:space="preserve"> </w:t>
      </w:r>
      <w:r w:rsidR="009E13FA" w:rsidRPr="00687AE9">
        <w:rPr>
          <w:rFonts w:ascii="Arial" w:hAnsi="Arial" w:cs="Arial"/>
          <w:sz w:val="24"/>
          <w:szCs w:val="24"/>
        </w:rPr>
        <w:t xml:space="preserve">devido </w:t>
      </w:r>
      <w:r w:rsidR="00EF1D33">
        <w:rPr>
          <w:rFonts w:ascii="Arial" w:hAnsi="Arial" w:cs="Arial"/>
          <w:sz w:val="24"/>
          <w:szCs w:val="24"/>
        </w:rPr>
        <w:t xml:space="preserve">à </w:t>
      </w:r>
      <w:r w:rsidR="009E13FA" w:rsidRPr="00687AE9">
        <w:rPr>
          <w:rFonts w:ascii="Arial" w:hAnsi="Arial" w:cs="Arial"/>
          <w:sz w:val="24"/>
          <w:szCs w:val="24"/>
        </w:rPr>
        <w:t>falta</w:t>
      </w:r>
      <w:r w:rsidRPr="00687AE9">
        <w:rPr>
          <w:rFonts w:ascii="Arial" w:hAnsi="Arial" w:cs="Arial"/>
          <w:sz w:val="24"/>
          <w:szCs w:val="24"/>
        </w:rPr>
        <w:t xml:space="preserve"> de clareza </w:t>
      </w:r>
      <w:r w:rsidR="00A61FF2" w:rsidRPr="00687AE9">
        <w:rPr>
          <w:rFonts w:ascii="Arial" w:hAnsi="Arial" w:cs="Arial"/>
          <w:sz w:val="24"/>
          <w:szCs w:val="24"/>
        </w:rPr>
        <w:t>da</w:t>
      </w:r>
      <w:r w:rsidRPr="00687AE9">
        <w:rPr>
          <w:rFonts w:ascii="Arial" w:hAnsi="Arial" w:cs="Arial"/>
          <w:sz w:val="24"/>
          <w:szCs w:val="24"/>
        </w:rPr>
        <w:t>s estatísticas informadas</w:t>
      </w:r>
      <w:r w:rsidR="009E13FA" w:rsidRPr="00687AE9">
        <w:rPr>
          <w:rFonts w:ascii="Arial" w:hAnsi="Arial" w:cs="Arial"/>
          <w:sz w:val="24"/>
          <w:szCs w:val="24"/>
        </w:rPr>
        <w:t xml:space="preserve"> e também pela</w:t>
      </w:r>
      <w:r w:rsidRPr="00687AE9">
        <w:rPr>
          <w:rFonts w:ascii="Arial" w:hAnsi="Arial" w:cs="Arial"/>
          <w:sz w:val="24"/>
          <w:szCs w:val="24"/>
        </w:rPr>
        <w:t xml:space="preserve"> informalidade no relacionamento entre a SENASP e os </w:t>
      </w:r>
      <w:r w:rsidR="00F8775E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>stados.</w:t>
      </w:r>
    </w:p>
    <w:p w:rsidR="00AF5659" w:rsidRPr="00687AE9" w:rsidRDefault="00A61FF2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Identificadas 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as falhas</w:t>
      </w:r>
      <w:r w:rsidR="004B28C1" w:rsidRPr="00687AE9">
        <w:rPr>
          <w:rFonts w:ascii="Arial" w:hAnsi="Arial" w:cs="Arial"/>
          <w:sz w:val="24"/>
          <w:szCs w:val="24"/>
        </w:rPr>
        <w:t xml:space="preserve"> (falta de clareza e informalidade no relacionamento)</w:t>
      </w:r>
      <w:r w:rsidR="00EF1D33">
        <w:rPr>
          <w:rFonts w:ascii="Arial" w:hAnsi="Arial" w:cs="Arial"/>
          <w:sz w:val="24"/>
          <w:szCs w:val="24"/>
        </w:rPr>
        <w:t>,</w:t>
      </w:r>
      <w:r w:rsidR="00AF5659" w:rsidRPr="00687AE9">
        <w:rPr>
          <w:rFonts w:ascii="Arial" w:hAnsi="Arial" w:cs="Arial"/>
          <w:sz w:val="24"/>
          <w:szCs w:val="24"/>
        </w:rPr>
        <w:t xml:space="preserve"> o primeiro passo foi desenvolver um diagnóstico detalhado do sistema de coleta de dados estatísticos existente na SENASP em relação à sua qualidade, consistência interna e rendimento analítico. </w:t>
      </w:r>
    </w:p>
    <w:p w:rsidR="009E13FA" w:rsidRPr="00687AE9" w:rsidRDefault="009E13F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ab/>
      </w:r>
      <w:r w:rsidR="00FB1E1E" w:rsidRPr="00687AE9" w:rsidDel="00FB1E1E">
        <w:rPr>
          <w:rFonts w:ascii="Arial" w:hAnsi="Arial" w:cs="Arial"/>
          <w:sz w:val="24"/>
          <w:szCs w:val="24"/>
        </w:rPr>
        <w:t xml:space="preserve"> </w:t>
      </w:r>
    </w:p>
    <w:p w:rsidR="009E13FA" w:rsidRPr="00687AE9" w:rsidRDefault="009E13F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ED7D31" w:themeColor="accent2"/>
          <w:sz w:val="24"/>
          <w:szCs w:val="24"/>
        </w:rPr>
      </w:pPr>
      <w:r w:rsidRPr="00687AE9">
        <w:rPr>
          <w:rFonts w:ascii="Arial" w:hAnsi="Arial" w:cs="Arial"/>
          <w:b/>
          <w:color w:val="ED7D31" w:themeColor="accent2"/>
          <w:sz w:val="24"/>
          <w:szCs w:val="24"/>
        </w:rPr>
        <w:t>&lt;Abrir Saiba Mais&gt;</w:t>
      </w:r>
    </w:p>
    <w:p w:rsidR="009E13FA" w:rsidRPr="00687AE9" w:rsidRDefault="009E13F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ED7D31" w:themeColor="accent2"/>
          <w:sz w:val="24"/>
          <w:szCs w:val="24"/>
        </w:rPr>
      </w:pP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O </w:t>
      </w:r>
      <w:r w:rsidR="00CE0761" w:rsidRPr="00687AE9">
        <w:rPr>
          <w:rFonts w:ascii="Arial" w:hAnsi="Arial" w:cs="Arial"/>
          <w:color w:val="ED7D31" w:themeColor="accent2"/>
          <w:sz w:val="24"/>
          <w:szCs w:val="24"/>
        </w:rPr>
        <w:t>SINESP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="006157F1" w:rsidRPr="00687AE9">
        <w:rPr>
          <w:rFonts w:ascii="Arial" w:hAnsi="Arial" w:cs="Arial"/>
          <w:color w:val="ED7D31" w:themeColor="accent2"/>
          <w:sz w:val="24"/>
          <w:szCs w:val="24"/>
        </w:rPr>
        <w:t xml:space="preserve">atualmente 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possui um </w:t>
      </w:r>
      <w:r w:rsidRPr="00687AE9">
        <w:rPr>
          <w:rFonts w:ascii="Arial" w:hAnsi="Arial" w:cs="Arial"/>
          <w:b/>
          <w:color w:val="ED7D31" w:themeColor="accent2"/>
          <w:sz w:val="24"/>
          <w:szCs w:val="24"/>
        </w:rPr>
        <w:t>dicionário de dados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 disponível para que os </w:t>
      </w:r>
      <w:r w:rsidR="00C25F44">
        <w:rPr>
          <w:rFonts w:ascii="Arial" w:hAnsi="Arial" w:cs="Arial"/>
          <w:color w:val="ED7D31" w:themeColor="accent2"/>
          <w:sz w:val="24"/>
          <w:szCs w:val="24"/>
        </w:rPr>
        <w:t>a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gentes de </w:t>
      </w:r>
      <w:r w:rsidR="00C25F44">
        <w:rPr>
          <w:rFonts w:ascii="Arial" w:hAnsi="Arial" w:cs="Arial"/>
          <w:color w:val="ED7D31" w:themeColor="accent2"/>
          <w:sz w:val="24"/>
          <w:szCs w:val="24"/>
        </w:rPr>
        <w:t>s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egurança </w:t>
      </w:r>
      <w:r w:rsidR="00C25F44">
        <w:rPr>
          <w:rFonts w:ascii="Arial" w:hAnsi="Arial" w:cs="Arial"/>
          <w:color w:val="ED7D31" w:themeColor="accent2"/>
          <w:sz w:val="24"/>
          <w:szCs w:val="24"/>
        </w:rPr>
        <w:t>p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>ública possam consultá-lo a</w:t>
      </w:r>
      <w:r w:rsidR="00A150F6" w:rsidRPr="00687AE9">
        <w:rPr>
          <w:rFonts w:ascii="Arial" w:hAnsi="Arial" w:cs="Arial"/>
          <w:color w:val="ED7D31" w:themeColor="accent2"/>
          <w:sz w:val="24"/>
          <w:szCs w:val="24"/>
        </w:rPr>
        <w:t>ntes de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 registrar</w:t>
      </w:r>
      <w:r w:rsidR="004B28C1" w:rsidRPr="00687AE9">
        <w:rPr>
          <w:rFonts w:ascii="Arial" w:hAnsi="Arial" w:cs="Arial"/>
          <w:color w:val="ED7D31" w:themeColor="accent2"/>
          <w:sz w:val="24"/>
          <w:szCs w:val="24"/>
        </w:rPr>
        <w:t xml:space="preserve"> os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="00A150F6" w:rsidRPr="00687AE9">
        <w:rPr>
          <w:rFonts w:ascii="Arial" w:hAnsi="Arial" w:cs="Arial"/>
          <w:color w:val="ED7D31" w:themeColor="accent2"/>
          <w:sz w:val="24"/>
          <w:szCs w:val="24"/>
        </w:rPr>
        <w:t>crimes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, a fim de padronizar </w:t>
      </w:r>
      <w:r w:rsidR="004B28C1" w:rsidRPr="00687AE9">
        <w:rPr>
          <w:rFonts w:ascii="Arial" w:hAnsi="Arial" w:cs="Arial"/>
          <w:color w:val="ED7D31" w:themeColor="accent2"/>
          <w:sz w:val="24"/>
          <w:szCs w:val="24"/>
        </w:rPr>
        <w:t xml:space="preserve">nacionalmente 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a inserção de </w:t>
      </w:r>
      <w:r w:rsidR="00A150F6" w:rsidRPr="00687AE9">
        <w:rPr>
          <w:rFonts w:ascii="Arial" w:hAnsi="Arial" w:cs="Arial"/>
          <w:b/>
          <w:color w:val="ED7D31" w:themeColor="accent2"/>
          <w:sz w:val="24"/>
          <w:szCs w:val="24"/>
        </w:rPr>
        <w:t xml:space="preserve">tipos </w:t>
      </w:r>
      <w:r w:rsidR="00C25F44" w:rsidRPr="00687AE9">
        <w:rPr>
          <w:rFonts w:ascii="Arial" w:hAnsi="Arial" w:cs="Arial"/>
          <w:b/>
          <w:color w:val="ED7D31" w:themeColor="accent2"/>
          <w:sz w:val="24"/>
          <w:szCs w:val="24"/>
        </w:rPr>
        <w:t>pena</w:t>
      </w:r>
      <w:r w:rsidR="00C25F44">
        <w:rPr>
          <w:rFonts w:ascii="Arial" w:hAnsi="Arial" w:cs="Arial"/>
          <w:b/>
          <w:color w:val="ED7D31" w:themeColor="accent2"/>
          <w:sz w:val="24"/>
          <w:szCs w:val="24"/>
        </w:rPr>
        <w:t>is</w:t>
      </w:r>
      <w:r w:rsidR="00C25F44" w:rsidRPr="00687AE9">
        <w:rPr>
          <w:rFonts w:ascii="Arial" w:hAnsi="Arial" w:cs="Arial"/>
          <w:b/>
          <w:color w:val="ED7D31" w:themeColor="accent2"/>
          <w:sz w:val="24"/>
          <w:szCs w:val="24"/>
        </w:rPr>
        <w:t xml:space="preserve"> </w:t>
      </w:r>
      <w:r w:rsidR="00A150F6" w:rsidRPr="00687AE9">
        <w:rPr>
          <w:rFonts w:ascii="Arial" w:hAnsi="Arial" w:cs="Arial"/>
          <w:b/>
          <w:color w:val="ED7D31" w:themeColor="accent2"/>
          <w:sz w:val="24"/>
          <w:szCs w:val="24"/>
        </w:rPr>
        <w:t>d</w:t>
      </w:r>
      <w:r w:rsidR="001E1DD0" w:rsidRPr="00687AE9">
        <w:rPr>
          <w:rFonts w:ascii="Arial" w:hAnsi="Arial" w:cs="Arial"/>
          <w:b/>
          <w:color w:val="ED7D31" w:themeColor="accent2"/>
          <w:sz w:val="24"/>
          <w:szCs w:val="24"/>
        </w:rPr>
        <w:t>a</w:t>
      </w:r>
      <w:r w:rsidR="00A150F6" w:rsidRPr="00687AE9">
        <w:rPr>
          <w:rFonts w:ascii="Arial" w:hAnsi="Arial" w:cs="Arial"/>
          <w:b/>
          <w:color w:val="ED7D31" w:themeColor="accent2"/>
          <w:sz w:val="24"/>
          <w:szCs w:val="24"/>
        </w:rPr>
        <w:t xml:space="preserve"> ocorrência</w:t>
      </w:r>
      <w:r w:rsidR="00A150F6" w:rsidRPr="00687AE9">
        <w:rPr>
          <w:rFonts w:ascii="Arial" w:hAnsi="Arial" w:cs="Arial"/>
          <w:color w:val="ED7D31" w:themeColor="accent2"/>
          <w:sz w:val="24"/>
          <w:szCs w:val="24"/>
        </w:rPr>
        <w:t xml:space="preserve"> (furto, homicídios etc</w:t>
      </w:r>
      <w:r w:rsidR="00184B2E">
        <w:rPr>
          <w:rFonts w:ascii="Arial" w:hAnsi="Arial" w:cs="Arial"/>
          <w:color w:val="ED7D31" w:themeColor="accent2"/>
          <w:sz w:val="24"/>
          <w:szCs w:val="24"/>
        </w:rPr>
        <w:t>.</w:t>
      </w:r>
      <w:r w:rsidR="00A150F6" w:rsidRPr="00687AE9">
        <w:rPr>
          <w:rFonts w:ascii="Arial" w:hAnsi="Arial" w:cs="Arial"/>
          <w:color w:val="ED7D31" w:themeColor="accent2"/>
          <w:sz w:val="24"/>
          <w:szCs w:val="24"/>
        </w:rPr>
        <w:t>)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. </w:t>
      </w:r>
      <w:r w:rsidR="00CE0761" w:rsidRPr="00687AE9">
        <w:rPr>
          <w:rFonts w:ascii="Arial" w:hAnsi="Arial" w:cs="Arial"/>
          <w:color w:val="ED7D31" w:themeColor="accent2"/>
          <w:sz w:val="24"/>
          <w:szCs w:val="24"/>
        </w:rPr>
        <w:t>Para conhecer mais sobre e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>sse sistema</w:t>
      </w:r>
      <w:r w:rsidR="00C25F44">
        <w:rPr>
          <w:rFonts w:ascii="Arial" w:hAnsi="Arial" w:cs="Arial"/>
          <w:color w:val="ED7D31" w:themeColor="accent2"/>
          <w:sz w:val="24"/>
          <w:szCs w:val="24"/>
        </w:rPr>
        <w:t>,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="00CE0761" w:rsidRPr="00687AE9">
        <w:rPr>
          <w:rFonts w:ascii="Arial" w:hAnsi="Arial" w:cs="Arial"/>
          <w:color w:val="ED7D31" w:themeColor="accent2"/>
          <w:sz w:val="24"/>
          <w:szCs w:val="24"/>
        </w:rPr>
        <w:t xml:space="preserve">acesse 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o </w:t>
      </w:r>
      <w:r w:rsidRPr="002C21CC">
        <w:rPr>
          <w:rFonts w:ascii="Arial" w:hAnsi="Arial" w:cs="Arial"/>
          <w:i/>
          <w:color w:val="ED7D31" w:themeColor="accent2"/>
          <w:sz w:val="24"/>
          <w:szCs w:val="24"/>
          <w:highlight w:val="cyan"/>
        </w:rPr>
        <w:t>site</w:t>
      </w:r>
      <w:r w:rsidRPr="002C21CC">
        <w:rPr>
          <w:rFonts w:ascii="Arial" w:hAnsi="Arial" w:cs="Arial"/>
          <w:i/>
          <w:color w:val="ED7D31" w:themeColor="accent2"/>
          <w:sz w:val="24"/>
          <w:szCs w:val="24"/>
        </w:rPr>
        <w:t xml:space="preserve"> </w:t>
      </w:r>
      <w:r w:rsidRPr="00687AE9">
        <w:rPr>
          <w:rFonts w:ascii="Arial" w:hAnsi="Arial" w:cs="Arial"/>
          <w:color w:val="ED7D31" w:themeColor="accent2"/>
          <w:sz w:val="24"/>
          <w:szCs w:val="24"/>
        </w:rPr>
        <w:t xml:space="preserve">do </w:t>
      </w:r>
      <w:commentRangeStart w:id="15"/>
      <w:r w:rsidR="000E64F7" w:rsidRPr="000E64F7">
        <w:rPr>
          <w:rFonts w:ascii="Arial" w:hAnsi="Arial" w:cs="Arial"/>
          <w:color w:val="ED7D31" w:themeColor="accent2"/>
          <w:sz w:val="24"/>
          <w:szCs w:val="24"/>
          <w:highlight w:val="yellow"/>
          <w:rPrChange w:id="16" w:author="SEAD" w:date="2019-12-09T15:13:00Z">
            <w:rPr>
              <w:rFonts w:ascii="Arial" w:hAnsi="Arial" w:cs="Arial"/>
              <w:color w:val="ED7D31" w:themeColor="accent2"/>
              <w:sz w:val="24"/>
              <w:szCs w:val="24"/>
            </w:rPr>
          </w:rPrChange>
        </w:rPr>
        <w:t>Ministério da Justiça</w:t>
      </w:r>
      <w:commentRangeEnd w:id="15"/>
      <w:r w:rsidR="000E64F7" w:rsidRPr="000E64F7">
        <w:rPr>
          <w:rStyle w:val="Refdecomentrio"/>
          <w:highlight w:val="yellow"/>
          <w:rPrChange w:id="17" w:author="SEAD" w:date="2019-12-09T15:13:00Z">
            <w:rPr>
              <w:rStyle w:val="Refdecomentrio"/>
            </w:rPr>
          </w:rPrChange>
        </w:rPr>
        <w:commentReference w:id="15"/>
      </w:r>
      <w:proofErr w:type="gramStart"/>
      <w:ins w:id="18" w:author="SEAD" w:date="2019-12-09T15:13:00Z">
        <w:r w:rsidR="000E64F7" w:rsidRPr="000E64F7">
          <w:rPr>
            <w:rFonts w:ascii="Arial" w:hAnsi="Arial" w:cs="Arial"/>
            <w:color w:val="ED7D31" w:themeColor="accent2"/>
            <w:sz w:val="24"/>
            <w:szCs w:val="24"/>
            <w:highlight w:val="yellow"/>
            <w:rPrChange w:id="19" w:author="SEAD" w:date="2019-12-09T15:13:00Z">
              <w:rPr>
                <w:rFonts w:ascii="Arial" w:hAnsi="Arial" w:cs="Arial"/>
                <w:color w:val="ED7D31" w:themeColor="accent2"/>
                <w:sz w:val="24"/>
                <w:szCs w:val="24"/>
              </w:rPr>
            </w:rPrChange>
          </w:rPr>
          <w:t>.</w:t>
        </w:r>
      </w:ins>
      <w:proofErr w:type="gramEnd"/>
      <w:del w:id="20" w:author="SEAD" w:date="2019-12-09T15:13:00Z">
        <w:r w:rsidR="000E64F7" w:rsidRPr="000E64F7">
          <w:rPr>
            <w:rFonts w:ascii="Arial" w:hAnsi="Arial" w:cs="Arial"/>
            <w:color w:val="ED7D31" w:themeColor="accent2"/>
            <w:sz w:val="24"/>
            <w:szCs w:val="24"/>
            <w:highlight w:val="yellow"/>
            <w:rPrChange w:id="21" w:author="SEAD" w:date="2019-12-09T15:13:00Z">
              <w:rPr>
                <w:rFonts w:ascii="Arial" w:hAnsi="Arial" w:cs="Arial"/>
                <w:color w:val="ED7D31" w:themeColor="accent2"/>
                <w:sz w:val="24"/>
                <w:szCs w:val="24"/>
              </w:rPr>
            </w:rPrChange>
          </w:rPr>
          <w:delText>, disponível em: &lt;</w:delText>
        </w:r>
        <w:r w:rsidR="000E64F7" w:rsidRPr="000E64F7" w:rsidDel="005531BF">
          <w:rPr>
            <w:highlight w:val="yellow"/>
            <w:rPrChange w:id="22" w:author="SEAD" w:date="2019-12-09T15:13:00Z">
              <w:rPr>
                <w:rStyle w:val="Hyperlink"/>
                <w:rFonts w:ascii="Arial" w:hAnsi="Arial" w:cs="Arial"/>
                <w:color w:val="FF0000"/>
                <w:sz w:val="24"/>
                <w:szCs w:val="24"/>
                <w:highlight w:val="yellow"/>
              </w:rPr>
            </w:rPrChange>
          </w:rPr>
          <w:fldChar w:fldCharType="begin"/>
        </w:r>
        <w:r w:rsidR="000E64F7" w:rsidRPr="000E64F7">
          <w:rPr>
            <w:highlight w:val="yellow"/>
            <w:rPrChange w:id="23" w:author="SEAD" w:date="2019-12-09T15:13:00Z">
              <w:rPr>
                <w:sz w:val="16"/>
                <w:szCs w:val="16"/>
              </w:rPr>
            </w:rPrChange>
          </w:rPr>
          <w:delInstrText xml:space="preserve"> HYPERLINK "http://dados.mj.gov.br/dataset/sistema-nacional-de-estatisticas-de-seguranca-publica/resource/fca1cb9b-1bfb-4090-bdca-5171ed3b9fa4" </w:delInstrText>
        </w:r>
        <w:r w:rsidR="000E64F7" w:rsidRPr="000E64F7" w:rsidDel="005531BF">
          <w:rPr>
            <w:highlight w:val="yellow"/>
            <w:rPrChange w:id="24" w:author="SEAD" w:date="2019-12-09T15:13:00Z">
              <w:rPr>
                <w:rStyle w:val="Hyperlink"/>
                <w:rFonts w:ascii="Arial" w:hAnsi="Arial" w:cs="Arial"/>
                <w:color w:val="FF0000"/>
                <w:sz w:val="24"/>
                <w:szCs w:val="24"/>
                <w:highlight w:val="yellow"/>
              </w:rPr>
            </w:rPrChange>
          </w:rPr>
          <w:fldChar w:fldCharType="separate"/>
        </w:r>
        <w:r w:rsidR="000E64F7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delText>http://dados.mj.gov.br/dataset/sistema-nacional-de-estatisticas-de-seguranca-publica/resource/fca1cb9b-1bfb-4090-bdca-5171ed3b9fa4</w:delText>
        </w:r>
        <w:r w:rsidR="000E64F7" w:rsidRPr="005531BF" w:rsidDel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  <w:rPrChange w:id="25" w:author="SEAD" w:date="2019-12-09T15:13:00Z">
              <w:rPr>
                <w:rStyle w:val="Hyperlink"/>
                <w:rFonts w:ascii="Arial" w:hAnsi="Arial" w:cs="Arial"/>
                <w:color w:val="FF0000"/>
                <w:sz w:val="24"/>
                <w:szCs w:val="24"/>
                <w:highlight w:val="yellow"/>
              </w:rPr>
            </w:rPrChange>
          </w:rPr>
          <w:fldChar w:fldCharType="end"/>
        </w:r>
        <w:r w:rsidR="000E64F7" w:rsidRPr="000E64F7">
          <w:rPr>
            <w:rFonts w:ascii="Arial" w:hAnsi="Arial" w:cs="Arial"/>
            <w:color w:val="FF0000"/>
            <w:sz w:val="24"/>
            <w:szCs w:val="24"/>
            <w:highlight w:val="yellow"/>
            <w:rPrChange w:id="26" w:author="SEAD" w:date="2019-12-09T15:13:00Z">
              <w:rPr>
                <w:rFonts w:ascii="Arial" w:hAnsi="Arial" w:cs="Arial"/>
                <w:color w:val="FF0000"/>
                <w:sz w:val="24"/>
                <w:szCs w:val="24"/>
                <w:highlight w:val="yellow"/>
                <w:u w:val="single"/>
              </w:rPr>
            </w:rPrChange>
          </w:rPr>
          <w:delText xml:space="preserve"> &gt;</w:delText>
        </w:r>
      </w:del>
    </w:p>
    <w:p w:rsidR="009E13FA" w:rsidRPr="00687AE9" w:rsidRDefault="009E13FA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ED7D31" w:themeColor="accent2"/>
          <w:sz w:val="24"/>
          <w:szCs w:val="24"/>
        </w:rPr>
      </w:pPr>
      <w:r w:rsidRPr="00687AE9">
        <w:rPr>
          <w:rFonts w:ascii="Arial" w:hAnsi="Arial" w:cs="Arial"/>
          <w:b/>
          <w:color w:val="ED7D31" w:themeColor="accent2"/>
          <w:sz w:val="24"/>
          <w:szCs w:val="24"/>
        </w:rPr>
        <w:t>&lt;Fechar Saiba Mais&gt;</w:t>
      </w:r>
    </w:p>
    <w:p w:rsidR="009E13FA" w:rsidRPr="00687AE9" w:rsidRDefault="009E13F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CE076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Para entender como os </w:t>
      </w:r>
      <w:r w:rsidR="009E13FA" w:rsidRPr="00687AE9">
        <w:rPr>
          <w:rFonts w:ascii="Arial" w:hAnsi="Arial" w:cs="Arial"/>
          <w:sz w:val="24"/>
          <w:szCs w:val="24"/>
        </w:rPr>
        <w:t>dados de criminalidade são</w:t>
      </w:r>
      <w:r w:rsidR="007F0932" w:rsidRPr="00687AE9">
        <w:rPr>
          <w:rFonts w:ascii="Arial" w:hAnsi="Arial" w:cs="Arial"/>
          <w:sz w:val="24"/>
          <w:szCs w:val="24"/>
        </w:rPr>
        <w:t xml:space="preserve"> ordenados</w:t>
      </w:r>
      <w:r w:rsidRPr="00687AE9">
        <w:rPr>
          <w:rFonts w:ascii="Arial" w:hAnsi="Arial" w:cs="Arial"/>
          <w:sz w:val="24"/>
          <w:szCs w:val="24"/>
        </w:rPr>
        <w:t>, veja a seguir os</w:t>
      </w:r>
      <w:r w:rsidR="007F0932" w:rsidRPr="00687AE9">
        <w:rPr>
          <w:rFonts w:ascii="Arial" w:hAnsi="Arial" w:cs="Arial"/>
          <w:sz w:val="24"/>
          <w:szCs w:val="24"/>
        </w:rPr>
        <w:t xml:space="preserve"> dois processos de coleta </w:t>
      </w:r>
      <w:r w:rsidR="00D2705D" w:rsidRPr="00687AE9">
        <w:rPr>
          <w:rFonts w:ascii="Arial" w:hAnsi="Arial" w:cs="Arial"/>
          <w:sz w:val="24"/>
          <w:szCs w:val="24"/>
        </w:rPr>
        <w:t>resultantes</w:t>
      </w:r>
      <w:r w:rsidR="007F0932" w:rsidRPr="00687AE9">
        <w:rPr>
          <w:rFonts w:ascii="Arial" w:hAnsi="Arial" w:cs="Arial"/>
          <w:sz w:val="24"/>
          <w:szCs w:val="24"/>
        </w:rPr>
        <w:t xml:space="preserve"> de iniciativas independentes, porém complementares</w:t>
      </w:r>
      <w:r w:rsidRPr="00687AE9">
        <w:rPr>
          <w:rFonts w:ascii="Arial" w:hAnsi="Arial" w:cs="Arial"/>
          <w:sz w:val="24"/>
          <w:szCs w:val="24"/>
        </w:rPr>
        <w:t>.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</w:p>
    <w:p w:rsidR="00644C86" w:rsidRPr="00687AE9" w:rsidRDefault="00644C86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19750" cy="1872615"/>
            <wp:effectExtent l="19050" t="38100" r="19050" b="32385"/>
            <wp:docPr id="25" name="Diagrama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9E13FA" w:rsidRPr="00687AE9" w:rsidDel="005531BF" w:rsidRDefault="00644C86" w:rsidP="00013478">
      <w:pPr>
        <w:spacing w:after="0" w:line="240" w:lineRule="auto"/>
        <w:contextualSpacing/>
        <w:jc w:val="both"/>
        <w:rPr>
          <w:del w:id="27" w:author="SEAD" w:date="2019-12-09T15:13:00Z"/>
          <w:rFonts w:ascii="Arial" w:hAnsi="Arial" w:cs="Arial"/>
          <w:color w:val="FF0000"/>
          <w:sz w:val="24"/>
          <w:szCs w:val="24"/>
        </w:rPr>
      </w:pPr>
      <w:commentRangeStart w:id="28"/>
      <w:commentRangeStart w:id="29"/>
      <w:r w:rsidRPr="00687AE9">
        <w:rPr>
          <w:rFonts w:ascii="Arial" w:hAnsi="Arial" w:cs="Arial"/>
          <w:b/>
          <w:color w:val="FF0000"/>
          <w:sz w:val="24"/>
          <w:szCs w:val="24"/>
        </w:rPr>
        <w:t xml:space="preserve">Figura </w:t>
      </w:r>
      <w:r w:rsidR="009D6562" w:rsidRPr="00687AE9">
        <w:rPr>
          <w:rFonts w:ascii="Arial" w:hAnsi="Arial" w:cs="Arial"/>
          <w:b/>
          <w:color w:val="FF0000"/>
          <w:sz w:val="24"/>
          <w:szCs w:val="24"/>
        </w:rPr>
        <w:t>2</w:t>
      </w:r>
      <w:commentRangeEnd w:id="28"/>
      <w:r w:rsidR="00CE0761" w:rsidRPr="00687AE9">
        <w:rPr>
          <w:rStyle w:val="Refdecomentrio"/>
          <w:rFonts w:ascii="Arial" w:hAnsi="Arial" w:cs="Arial"/>
        </w:rPr>
        <w:commentReference w:id="28"/>
      </w:r>
      <w:commentRangeEnd w:id="29"/>
      <w:r w:rsidR="005531BF">
        <w:rPr>
          <w:rStyle w:val="Refdecomentrio"/>
        </w:rPr>
        <w:commentReference w:id="29"/>
      </w:r>
      <w:r w:rsidRPr="00687AE9">
        <w:rPr>
          <w:rFonts w:ascii="Arial" w:hAnsi="Arial" w:cs="Arial"/>
          <w:b/>
          <w:color w:val="FF0000"/>
          <w:sz w:val="24"/>
          <w:szCs w:val="24"/>
        </w:rPr>
        <w:t>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Processo de coleta de informação do SENASP.</w:t>
      </w:r>
      <w:ins w:id="30" w:author="SEAD" w:date="2019-12-09T15:13:00Z">
        <w:r w:rsidR="005531BF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644C86" w:rsidRPr="00687AE9" w:rsidRDefault="002428E6" w:rsidP="00013478">
      <w:pPr>
        <w:spacing w:after="0" w:line="240" w:lineRule="auto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C25F44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</w:t>
      </w:r>
      <w:r w:rsidR="00C25F44">
        <w:rPr>
          <w:rFonts w:ascii="Arial" w:hAnsi="Arial" w:cs="Arial"/>
          <w:color w:val="FF0000"/>
          <w:sz w:val="24"/>
          <w:szCs w:val="24"/>
        </w:rPr>
        <w:t>.</w:t>
      </w:r>
    </w:p>
    <w:p w:rsidR="00644C86" w:rsidRPr="00687AE9" w:rsidRDefault="00644C86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9E13F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primeiro processo </w:t>
      </w:r>
      <w:r w:rsidR="007F0932" w:rsidRPr="00687AE9">
        <w:rPr>
          <w:rFonts w:ascii="Arial" w:hAnsi="Arial" w:cs="Arial"/>
          <w:sz w:val="24"/>
          <w:szCs w:val="24"/>
        </w:rPr>
        <w:t>re</w:t>
      </w:r>
      <w:r w:rsidRPr="00687AE9">
        <w:rPr>
          <w:rFonts w:ascii="Arial" w:hAnsi="Arial" w:cs="Arial"/>
          <w:sz w:val="24"/>
          <w:szCs w:val="24"/>
        </w:rPr>
        <w:t>ú</w:t>
      </w:r>
      <w:r w:rsidR="007F0932" w:rsidRPr="00687AE9">
        <w:rPr>
          <w:rFonts w:ascii="Arial" w:hAnsi="Arial" w:cs="Arial"/>
          <w:sz w:val="24"/>
          <w:szCs w:val="24"/>
        </w:rPr>
        <w:t>n</w:t>
      </w:r>
      <w:r w:rsidRPr="00687AE9">
        <w:rPr>
          <w:rFonts w:ascii="Arial" w:hAnsi="Arial" w:cs="Arial"/>
          <w:sz w:val="24"/>
          <w:szCs w:val="24"/>
        </w:rPr>
        <w:t>e</w:t>
      </w:r>
      <w:r w:rsidR="007F0932" w:rsidRPr="00687AE9">
        <w:rPr>
          <w:rFonts w:ascii="Arial" w:hAnsi="Arial" w:cs="Arial"/>
          <w:sz w:val="24"/>
          <w:szCs w:val="24"/>
        </w:rPr>
        <w:t xml:space="preserve"> informações sobre ocorrências criminais e atividades policiais</w:t>
      </w:r>
      <w:r w:rsidRPr="00687AE9">
        <w:rPr>
          <w:rFonts w:ascii="Arial" w:hAnsi="Arial" w:cs="Arial"/>
          <w:sz w:val="24"/>
          <w:szCs w:val="24"/>
        </w:rPr>
        <w:t xml:space="preserve"> e o segundo </w:t>
      </w:r>
      <w:r w:rsidR="007F0932" w:rsidRPr="00687AE9">
        <w:rPr>
          <w:rFonts w:ascii="Arial" w:hAnsi="Arial" w:cs="Arial"/>
          <w:sz w:val="24"/>
          <w:szCs w:val="24"/>
        </w:rPr>
        <w:t xml:space="preserve">traça </w:t>
      </w:r>
      <w:r w:rsidR="00AF5659" w:rsidRPr="00687AE9">
        <w:rPr>
          <w:rFonts w:ascii="Arial" w:hAnsi="Arial" w:cs="Arial"/>
          <w:sz w:val="24"/>
          <w:szCs w:val="24"/>
        </w:rPr>
        <w:t xml:space="preserve">o </w:t>
      </w:r>
      <w:r w:rsidR="007F0932" w:rsidRPr="00687AE9">
        <w:rPr>
          <w:rFonts w:ascii="Arial" w:hAnsi="Arial" w:cs="Arial"/>
          <w:sz w:val="24"/>
          <w:szCs w:val="24"/>
        </w:rPr>
        <w:t>perfil das organizações policiais brasileiras</w:t>
      </w:r>
      <w:r w:rsidR="00CE0761" w:rsidRPr="00687AE9">
        <w:rPr>
          <w:rFonts w:ascii="Arial" w:hAnsi="Arial" w:cs="Arial"/>
          <w:sz w:val="24"/>
          <w:szCs w:val="24"/>
        </w:rPr>
        <w:t>, referentes</w:t>
      </w:r>
      <w:r w:rsidRPr="00687AE9">
        <w:rPr>
          <w:rFonts w:ascii="Arial" w:hAnsi="Arial" w:cs="Arial"/>
          <w:sz w:val="24"/>
          <w:szCs w:val="24"/>
        </w:rPr>
        <w:t xml:space="preserve"> ao</w:t>
      </w:r>
      <w:r w:rsidR="00096CEC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CE0761" w:rsidRPr="00687AE9">
        <w:rPr>
          <w:rFonts w:ascii="Arial" w:hAnsi="Arial" w:cs="Arial"/>
          <w:sz w:val="24"/>
          <w:szCs w:val="24"/>
        </w:rPr>
        <w:t>seus tamanhos</w:t>
      </w:r>
      <w:r w:rsidRPr="00687AE9">
        <w:rPr>
          <w:rFonts w:ascii="Arial" w:hAnsi="Arial" w:cs="Arial"/>
          <w:sz w:val="24"/>
          <w:szCs w:val="24"/>
        </w:rPr>
        <w:t xml:space="preserve">, </w:t>
      </w:r>
      <w:r w:rsidR="007F0932" w:rsidRPr="00687AE9">
        <w:rPr>
          <w:rFonts w:ascii="Arial" w:hAnsi="Arial" w:cs="Arial"/>
          <w:sz w:val="24"/>
          <w:szCs w:val="24"/>
        </w:rPr>
        <w:t xml:space="preserve">características, formação </w:t>
      </w:r>
      <w:r w:rsidRPr="00687AE9">
        <w:rPr>
          <w:rFonts w:ascii="Arial" w:hAnsi="Arial" w:cs="Arial"/>
          <w:sz w:val="24"/>
          <w:szCs w:val="24"/>
        </w:rPr>
        <w:t xml:space="preserve">de </w:t>
      </w:r>
      <w:r w:rsidR="007F0932" w:rsidRPr="00687AE9">
        <w:rPr>
          <w:rFonts w:ascii="Arial" w:hAnsi="Arial" w:cs="Arial"/>
          <w:sz w:val="24"/>
          <w:szCs w:val="24"/>
        </w:rPr>
        <w:t>seus efetivos, seu grau de modernização institucional e assim por diante.</w:t>
      </w:r>
    </w:p>
    <w:p w:rsidR="00B20BCA" w:rsidRPr="00687AE9" w:rsidRDefault="00CE0761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lastRenderedPageBreak/>
        <w:t>No ano de</w:t>
      </w:r>
      <w:r w:rsidR="007F0932" w:rsidRPr="00687AE9">
        <w:rPr>
          <w:rFonts w:ascii="Arial" w:hAnsi="Arial" w:cs="Arial"/>
          <w:sz w:val="24"/>
          <w:szCs w:val="24"/>
        </w:rPr>
        <w:t xml:space="preserve"> 2004, a </w:t>
      </w:r>
      <w:r w:rsidR="00B20BCA" w:rsidRPr="00687AE9">
        <w:rPr>
          <w:rFonts w:ascii="Arial" w:hAnsi="Arial" w:cs="Arial"/>
          <w:sz w:val="24"/>
          <w:szCs w:val="24"/>
        </w:rPr>
        <w:t xml:space="preserve">SENASP </w:t>
      </w:r>
      <w:r w:rsidR="007F0932" w:rsidRPr="00687AE9">
        <w:rPr>
          <w:rFonts w:ascii="Arial" w:hAnsi="Arial" w:cs="Arial"/>
          <w:sz w:val="24"/>
          <w:szCs w:val="24"/>
        </w:rPr>
        <w:t xml:space="preserve">implantou o </w:t>
      </w:r>
      <w:r w:rsidR="007F0932" w:rsidRPr="00687AE9">
        <w:rPr>
          <w:rFonts w:ascii="Arial" w:hAnsi="Arial" w:cs="Arial"/>
          <w:b/>
          <w:sz w:val="24"/>
          <w:szCs w:val="24"/>
        </w:rPr>
        <w:t>primeiro sistema informatizado de coleta de dados</w:t>
      </w:r>
      <w:r w:rsidR="007F0932" w:rsidRPr="00687AE9">
        <w:rPr>
          <w:rFonts w:ascii="Arial" w:hAnsi="Arial" w:cs="Arial"/>
          <w:sz w:val="24"/>
          <w:szCs w:val="24"/>
        </w:rPr>
        <w:t xml:space="preserve">,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>JC</w:t>
      </w:r>
      <w:r w:rsidR="007F0932" w:rsidRPr="00687AE9">
        <w:rPr>
          <w:rFonts w:ascii="Arial" w:hAnsi="Arial" w:cs="Arial"/>
          <w:sz w:val="24"/>
          <w:szCs w:val="24"/>
        </w:rPr>
        <w:t xml:space="preserve">, </w:t>
      </w:r>
      <w:r w:rsidR="00B9592B" w:rsidRPr="00687AE9">
        <w:rPr>
          <w:rFonts w:ascii="Arial" w:hAnsi="Arial" w:cs="Arial"/>
          <w:sz w:val="24"/>
          <w:szCs w:val="24"/>
        </w:rPr>
        <w:t xml:space="preserve">que </w:t>
      </w:r>
      <w:r w:rsidR="007F0932" w:rsidRPr="00687AE9">
        <w:rPr>
          <w:rFonts w:ascii="Arial" w:hAnsi="Arial" w:cs="Arial"/>
          <w:sz w:val="24"/>
          <w:szCs w:val="24"/>
        </w:rPr>
        <w:t xml:space="preserve">hoje </w:t>
      </w:r>
      <w:r w:rsidR="00B9592B" w:rsidRPr="00687AE9">
        <w:rPr>
          <w:rFonts w:ascii="Arial" w:hAnsi="Arial" w:cs="Arial"/>
          <w:sz w:val="24"/>
          <w:szCs w:val="24"/>
        </w:rPr>
        <w:t xml:space="preserve">é </w:t>
      </w:r>
      <w:r w:rsidR="007F0932" w:rsidRPr="00687AE9">
        <w:rPr>
          <w:rFonts w:ascii="Arial" w:hAnsi="Arial" w:cs="Arial"/>
          <w:sz w:val="24"/>
          <w:szCs w:val="24"/>
        </w:rPr>
        <w:t xml:space="preserve">um sistema incorporado como um dos módulos 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. </w:t>
      </w:r>
    </w:p>
    <w:p w:rsidR="00D829A2" w:rsidRDefault="00B20BCA">
      <w:pPr>
        <w:spacing w:after="0" w:line="360" w:lineRule="auto"/>
        <w:ind w:right="4"/>
        <w:contextualSpacing/>
        <w:jc w:val="center"/>
        <w:rPr>
          <w:rFonts w:ascii="Arial" w:hAnsi="Arial" w:cs="Arial"/>
          <w:sz w:val="24"/>
          <w:szCs w:val="24"/>
          <w:shd w:val="clear" w:color="auto" w:fill="FFFFFF"/>
        </w:rPr>
        <w:pPrChange w:id="31" w:author="SEAD" w:date="2019-12-09T15:14:00Z">
          <w:pPr>
            <w:spacing w:after="0" w:line="360" w:lineRule="auto"/>
            <w:ind w:right="4"/>
            <w:contextualSpacing/>
            <w:jc w:val="both"/>
          </w:pPr>
        </w:pPrChange>
      </w:pPr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53254" cy="2837278"/>
            <wp:effectExtent l="0" t="0" r="4445" b="1270"/>
            <wp:docPr id="1" name="Imagem 1" descr="brainstorm conceito de reunião de trabalho em equipe, empresário usando telefone celular e tablet digital e computador laptop no escritório moderno com diagrama de ícones virtu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rainstorm conceito de reunião de trabalho em equipe, empresário usando telefone celular e tablet digital e computador laptop no escritório moderno com diagrama de ícones virtuai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39" cy="284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CA" w:rsidRPr="00687AE9" w:rsidDel="005531BF" w:rsidRDefault="009D6562" w:rsidP="00013478">
      <w:pPr>
        <w:spacing w:after="0" w:line="240" w:lineRule="auto"/>
        <w:contextualSpacing/>
        <w:jc w:val="both"/>
        <w:rPr>
          <w:del w:id="32" w:author="SEAD" w:date="2019-12-09T15:14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3</w:t>
      </w:r>
      <w:r w:rsidR="00B20BCA" w:rsidRPr="00687AE9">
        <w:rPr>
          <w:rFonts w:ascii="Arial" w:hAnsi="Arial" w:cs="Arial"/>
          <w:b/>
          <w:color w:val="FF0000"/>
          <w:sz w:val="24"/>
          <w:szCs w:val="24"/>
        </w:rPr>
        <w:t>:</w:t>
      </w:r>
      <w:r w:rsidR="00B20BCA"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B308C2" w:rsidRPr="00687AE9">
        <w:rPr>
          <w:rFonts w:ascii="Arial" w:hAnsi="Arial" w:cs="Arial"/>
          <w:color w:val="FF0000"/>
          <w:sz w:val="24"/>
          <w:szCs w:val="24"/>
        </w:rPr>
        <w:t>C</w:t>
      </w:r>
      <w:r w:rsidR="00B20BCA" w:rsidRPr="00687AE9">
        <w:rPr>
          <w:rFonts w:ascii="Arial" w:hAnsi="Arial" w:cs="Arial"/>
          <w:color w:val="FF0000"/>
          <w:sz w:val="24"/>
          <w:szCs w:val="24"/>
        </w:rPr>
        <w:t>oleta informatizada de dados por meio do S</w:t>
      </w:r>
      <w:r w:rsidR="00B308C2" w:rsidRPr="00687AE9">
        <w:rPr>
          <w:rFonts w:ascii="Arial" w:hAnsi="Arial" w:cs="Arial"/>
          <w:color w:val="FF0000"/>
          <w:sz w:val="24"/>
          <w:szCs w:val="24"/>
        </w:rPr>
        <w:t>INESP</w:t>
      </w:r>
      <w:r w:rsidR="00B20BCA" w:rsidRPr="00687AE9">
        <w:rPr>
          <w:rFonts w:ascii="Arial" w:hAnsi="Arial" w:cs="Arial"/>
          <w:color w:val="FF0000"/>
          <w:sz w:val="24"/>
          <w:szCs w:val="24"/>
        </w:rPr>
        <w:t xml:space="preserve">JC. </w:t>
      </w:r>
    </w:p>
    <w:p w:rsidR="00B20BCA" w:rsidRPr="00687AE9" w:rsidRDefault="00B20BCA" w:rsidP="00013478">
      <w:pPr>
        <w:spacing w:after="0" w:line="240" w:lineRule="auto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color w:val="FF0000"/>
          <w:sz w:val="24"/>
          <w:szCs w:val="24"/>
        </w:rPr>
        <w:t>Shutterstock</w:t>
      </w:r>
      <w:proofErr w:type="spellEnd"/>
      <w:r w:rsidRPr="00687AE9">
        <w:rPr>
          <w:rFonts w:ascii="Arial" w:hAnsi="Arial" w:cs="Arial"/>
          <w:color w:val="FF0000"/>
          <w:sz w:val="24"/>
          <w:szCs w:val="24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794EB6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(2019).</w:t>
      </w:r>
    </w:p>
    <w:p w:rsidR="00B20BCA" w:rsidRPr="00687AE9" w:rsidRDefault="00B20BCA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590711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N</w:t>
      </w:r>
      <w:r w:rsidR="005728E2" w:rsidRPr="00687AE9">
        <w:rPr>
          <w:rFonts w:ascii="Arial" w:hAnsi="Arial" w:cs="Arial"/>
          <w:sz w:val="24"/>
          <w:szCs w:val="24"/>
        </w:rPr>
        <w:t>o</w:t>
      </w:r>
      <w:r w:rsidRPr="00687AE9">
        <w:rPr>
          <w:rFonts w:ascii="Arial" w:hAnsi="Arial" w:cs="Arial"/>
          <w:sz w:val="24"/>
          <w:szCs w:val="24"/>
        </w:rPr>
        <w:t xml:space="preserve"> ano</w:t>
      </w:r>
      <w:r w:rsidR="005728E2" w:rsidRPr="00687AE9">
        <w:rPr>
          <w:rFonts w:ascii="Arial" w:hAnsi="Arial" w:cs="Arial"/>
          <w:sz w:val="24"/>
          <w:szCs w:val="24"/>
        </w:rPr>
        <w:t xml:space="preserve"> de 2004</w:t>
      </w:r>
      <w:r w:rsidRPr="00687AE9">
        <w:rPr>
          <w:rFonts w:ascii="Arial" w:hAnsi="Arial" w:cs="Arial"/>
          <w:sz w:val="24"/>
          <w:szCs w:val="24"/>
        </w:rPr>
        <w:t>, a coleta</w:t>
      </w:r>
      <w:r w:rsidR="00B20BCA" w:rsidRPr="00687AE9">
        <w:rPr>
          <w:rFonts w:ascii="Arial" w:hAnsi="Arial" w:cs="Arial"/>
          <w:sz w:val="24"/>
          <w:szCs w:val="24"/>
        </w:rPr>
        <w:t xml:space="preserve"> informatizada</w:t>
      </w:r>
      <w:r w:rsidRPr="00687AE9">
        <w:rPr>
          <w:rFonts w:ascii="Arial" w:hAnsi="Arial" w:cs="Arial"/>
          <w:sz w:val="24"/>
          <w:szCs w:val="24"/>
        </w:rPr>
        <w:t xml:space="preserve"> de dados </w:t>
      </w:r>
      <w:r w:rsidR="00B20BCA" w:rsidRPr="00687AE9">
        <w:rPr>
          <w:rFonts w:ascii="Arial" w:hAnsi="Arial" w:cs="Arial"/>
          <w:sz w:val="24"/>
          <w:szCs w:val="24"/>
        </w:rPr>
        <w:t>foi</w:t>
      </w:r>
      <w:r w:rsidR="00CE0761" w:rsidRPr="00687AE9">
        <w:rPr>
          <w:rFonts w:ascii="Arial" w:hAnsi="Arial" w:cs="Arial"/>
          <w:sz w:val="24"/>
          <w:szCs w:val="24"/>
        </w:rPr>
        <w:t xml:space="preserve"> direcionada</w:t>
      </w:r>
      <w:r w:rsidRPr="00687AE9">
        <w:rPr>
          <w:rFonts w:ascii="Arial" w:hAnsi="Arial" w:cs="Arial"/>
          <w:sz w:val="24"/>
          <w:szCs w:val="24"/>
        </w:rPr>
        <w:t xml:space="preserve"> às polícias civis</w:t>
      </w:r>
      <w:r w:rsidR="00B20BCA" w:rsidRPr="00687AE9">
        <w:rPr>
          <w:rFonts w:ascii="Arial" w:hAnsi="Arial" w:cs="Arial"/>
          <w:sz w:val="24"/>
          <w:szCs w:val="24"/>
        </w:rPr>
        <w:t xml:space="preserve"> e</w:t>
      </w:r>
      <w:r w:rsidR="00794EB6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096785" w:rsidRPr="00687AE9">
        <w:rPr>
          <w:rFonts w:ascii="Arial" w:hAnsi="Arial" w:cs="Arial"/>
          <w:sz w:val="24"/>
          <w:szCs w:val="24"/>
        </w:rPr>
        <w:t xml:space="preserve">a </w:t>
      </w:r>
      <w:r w:rsidRPr="00687AE9">
        <w:rPr>
          <w:rFonts w:ascii="Arial" w:hAnsi="Arial" w:cs="Arial"/>
          <w:sz w:val="24"/>
          <w:szCs w:val="24"/>
        </w:rPr>
        <w:t xml:space="preserve">partir de 2006, </w:t>
      </w:r>
      <w:r w:rsidR="005728E2" w:rsidRPr="00687AE9">
        <w:rPr>
          <w:rFonts w:ascii="Arial" w:hAnsi="Arial" w:cs="Arial"/>
          <w:sz w:val="24"/>
          <w:szCs w:val="24"/>
        </w:rPr>
        <w:t xml:space="preserve">foram </w:t>
      </w:r>
      <w:r w:rsidR="00CE0761" w:rsidRPr="00687AE9">
        <w:rPr>
          <w:rFonts w:ascii="Arial" w:hAnsi="Arial" w:cs="Arial"/>
          <w:sz w:val="24"/>
          <w:szCs w:val="24"/>
        </w:rPr>
        <w:t>inseridas as coletas informatizadas n</w:t>
      </w:r>
      <w:r w:rsidR="005728E2" w:rsidRPr="00687AE9">
        <w:rPr>
          <w:rFonts w:ascii="Arial" w:hAnsi="Arial" w:cs="Arial"/>
          <w:sz w:val="24"/>
          <w:szCs w:val="24"/>
        </w:rPr>
        <w:t>as</w:t>
      </w:r>
      <w:r w:rsidRPr="00687AE9">
        <w:rPr>
          <w:rFonts w:ascii="Arial" w:hAnsi="Arial" w:cs="Arial"/>
          <w:sz w:val="24"/>
          <w:szCs w:val="24"/>
        </w:rPr>
        <w:t xml:space="preserve"> polícias militares</w:t>
      </w:r>
      <w:r w:rsidR="00D2705D" w:rsidRPr="00687AE9">
        <w:rPr>
          <w:rFonts w:ascii="Arial" w:hAnsi="Arial" w:cs="Arial"/>
          <w:sz w:val="24"/>
          <w:szCs w:val="24"/>
        </w:rPr>
        <w:t>.</w:t>
      </w:r>
      <w:r w:rsidR="00CE0761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Contudo,</w:t>
      </w:r>
      <w:r w:rsidR="00F84DD7" w:rsidRPr="00687AE9">
        <w:rPr>
          <w:rFonts w:ascii="Arial" w:hAnsi="Arial" w:cs="Arial"/>
          <w:sz w:val="24"/>
          <w:szCs w:val="24"/>
        </w:rPr>
        <w:t xml:space="preserve"> </w:t>
      </w:r>
      <w:r w:rsidR="00CE0761" w:rsidRPr="00687AE9">
        <w:rPr>
          <w:rFonts w:ascii="Arial" w:hAnsi="Arial" w:cs="Arial"/>
          <w:sz w:val="24"/>
          <w:szCs w:val="24"/>
        </w:rPr>
        <w:t xml:space="preserve">é bom salientar que </w:t>
      </w:r>
      <w:r w:rsidRPr="00687AE9">
        <w:rPr>
          <w:rFonts w:ascii="Arial" w:hAnsi="Arial" w:cs="Arial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JC apresentava </w:t>
      </w:r>
      <w:r w:rsidR="004234B3" w:rsidRPr="00687AE9">
        <w:rPr>
          <w:rFonts w:ascii="Arial" w:hAnsi="Arial" w:cs="Arial"/>
          <w:sz w:val="24"/>
          <w:szCs w:val="24"/>
        </w:rPr>
        <w:t xml:space="preserve">alguns </w:t>
      </w:r>
      <w:r w:rsidRPr="00687AE9">
        <w:rPr>
          <w:rFonts w:ascii="Arial" w:hAnsi="Arial" w:cs="Arial"/>
          <w:sz w:val="24"/>
          <w:szCs w:val="24"/>
        </w:rPr>
        <w:t>problemas</w:t>
      </w:r>
      <w:r w:rsidR="00CE0761" w:rsidRPr="00687A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identificados tanto na estrutura de coleta e análise de informações da SENASP</w:t>
      </w:r>
      <w:r w:rsidR="00241111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quanto nos sistemas estaduais de produção de informações estatísticas. </w:t>
      </w:r>
    </w:p>
    <w:p w:rsidR="006157F1" w:rsidRPr="00687AE9" w:rsidRDefault="00CE076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Entretanto, atualmente</w:t>
      </w:r>
      <w:r w:rsidR="00241111" w:rsidRPr="00687AE9">
        <w:rPr>
          <w:rFonts w:ascii="Arial" w:hAnsi="Arial" w:cs="Arial"/>
          <w:sz w:val="24"/>
          <w:szCs w:val="24"/>
        </w:rPr>
        <w:t xml:space="preserve"> o SINESP busc</w:t>
      </w:r>
      <w:r w:rsidRPr="00687AE9">
        <w:rPr>
          <w:rFonts w:ascii="Arial" w:hAnsi="Arial" w:cs="Arial"/>
          <w:sz w:val="24"/>
          <w:szCs w:val="24"/>
        </w:rPr>
        <w:t>ou</w:t>
      </w:r>
      <w:r w:rsidR="00241111" w:rsidRPr="00687AE9">
        <w:rPr>
          <w:rFonts w:ascii="Arial" w:hAnsi="Arial" w:cs="Arial"/>
          <w:sz w:val="24"/>
          <w:szCs w:val="24"/>
        </w:rPr>
        <w:t xml:space="preserve"> eliminar ou </w:t>
      </w:r>
      <w:r w:rsidR="004234B3" w:rsidRPr="00687AE9">
        <w:rPr>
          <w:rFonts w:ascii="Arial" w:hAnsi="Arial" w:cs="Arial"/>
          <w:sz w:val="24"/>
          <w:szCs w:val="24"/>
        </w:rPr>
        <w:t>pelo</w:t>
      </w:r>
      <w:r w:rsidR="00241111" w:rsidRPr="00687AE9">
        <w:rPr>
          <w:rFonts w:ascii="Arial" w:hAnsi="Arial" w:cs="Arial"/>
          <w:sz w:val="24"/>
          <w:szCs w:val="24"/>
        </w:rPr>
        <w:t xml:space="preserve"> menos reduzir </w:t>
      </w:r>
      <w:r w:rsidR="001815BB" w:rsidRPr="00687AE9">
        <w:rPr>
          <w:rFonts w:ascii="Arial" w:hAnsi="Arial" w:cs="Arial"/>
          <w:sz w:val="24"/>
          <w:szCs w:val="24"/>
        </w:rPr>
        <w:t>as fragilidades que existiam no SINESPJC</w:t>
      </w:r>
      <w:r w:rsidR="00794EB6">
        <w:rPr>
          <w:rFonts w:ascii="Arial" w:hAnsi="Arial" w:cs="Arial"/>
          <w:sz w:val="24"/>
          <w:szCs w:val="24"/>
        </w:rPr>
        <w:t>.</w:t>
      </w:r>
      <w:r w:rsidR="001815BB" w:rsidRPr="00687AE9">
        <w:rPr>
          <w:rFonts w:ascii="Arial" w:hAnsi="Arial" w:cs="Arial"/>
          <w:sz w:val="24"/>
          <w:szCs w:val="24"/>
        </w:rPr>
        <w:t xml:space="preserve"> </w:t>
      </w:r>
      <w:r w:rsidR="00794EB6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>ntre as possíveis vulnerabilidades do sistema, foram encontras as seguintes</w:t>
      </w:r>
      <w:ins w:id="33" w:author="SEAD" w:date="2019-12-09T15:15:00Z">
        <w:r w:rsidR="00D86963">
          <w:rPr>
            <w:rFonts w:ascii="Arial" w:hAnsi="Arial" w:cs="Arial"/>
            <w:sz w:val="24"/>
            <w:szCs w:val="24"/>
          </w:rPr>
          <w:t xml:space="preserve">. Clique nos ícones para </w:t>
        </w:r>
        <w:proofErr w:type="spellStart"/>
        <w:r w:rsidR="00D86963">
          <w:rPr>
            <w:rFonts w:ascii="Arial" w:hAnsi="Arial" w:cs="Arial"/>
            <w:sz w:val="24"/>
            <w:szCs w:val="24"/>
          </w:rPr>
          <w:t>indentific</w:t>
        </w:r>
      </w:ins>
      <w:ins w:id="34" w:author="SEAD" w:date="2019-12-09T15:16:00Z">
        <w:r w:rsidR="00D86963">
          <w:rPr>
            <w:rFonts w:ascii="Arial" w:hAnsi="Arial" w:cs="Arial"/>
            <w:sz w:val="24"/>
            <w:szCs w:val="24"/>
          </w:rPr>
          <w:t>á-</w:t>
        </w:r>
        <w:proofErr w:type="gramStart"/>
        <w:r w:rsidR="00D86963">
          <w:rPr>
            <w:rFonts w:ascii="Arial" w:hAnsi="Arial" w:cs="Arial"/>
            <w:sz w:val="24"/>
            <w:szCs w:val="24"/>
          </w:rPr>
          <w:t>las</w:t>
        </w:r>
        <w:proofErr w:type="spellEnd"/>
        <w:r w:rsidR="00D86963">
          <w:rPr>
            <w:rFonts w:ascii="Arial" w:hAnsi="Arial" w:cs="Arial"/>
            <w:sz w:val="24"/>
            <w:szCs w:val="24"/>
          </w:rPr>
          <w:t>:</w:t>
        </w:r>
      </w:ins>
      <w:proofErr w:type="gramEnd"/>
      <w:del w:id="35" w:author="SEAD" w:date="2019-12-09T15:15:00Z">
        <w:r w:rsidR="001815BB" w:rsidRPr="00687AE9" w:rsidDel="00D86963">
          <w:rPr>
            <w:rFonts w:ascii="Arial" w:hAnsi="Arial" w:cs="Arial"/>
            <w:sz w:val="24"/>
            <w:szCs w:val="24"/>
          </w:rPr>
          <w:delText>:</w:delText>
        </w:r>
      </w:del>
    </w:p>
    <w:p w:rsidR="004F3DA0" w:rsidRPr="00687AE9" w:rsidRDefault="006157F1" w:rsidP="00013478">
      <w:pPr>
        <w:pStyle w:val="PargrafodaLista"/>
        <w:numPr>
          <w:ilvl w:val="0"/>
          <w:numId w:val="19"/>
        </w:numPr>
        <w:spacing w:after="0" w:line="360" w:lineRule="auto"/>
        <w:ind w:right="11"/>
        <w:jc w:val="both"/>
        <w:rPr>
          <w:rFonts w:ascii="Arial" w:hAnsi="Arial" w:cs="Arial"/>
          <w:sz w:val="24"/>
          <w:szCs w:val="24"/>
        </w:rPr>
      </w:pPr>
      <w:commentRangeStart w:id="36"/>
      <w:r w:rsidRPr="00687AE9">
        <w:rPr>
          <w:rFonts w:ascii="Arial" w:hAnsi="Arial" w:cs="Arial"/>
          <w:b/>
          <w:sz w:val="24"/>
          <w:szCs w:val="24"/>
        </w:rPr>
        <w:t xml:space="preserve">Precariedade da </w:t>
      </w:r>
      <w:r w:rsidR="00EA3104">
        <w:rPr>
          <w:rFonts w:ascii="Arial" w:hAnsi="Arial" w:cs="Arial"/>
          <w:b/>
          <w:sz w:val="24"/>
          <w:szCs w:val="24"/>
        </w:rPr>
        <w:t>a</w:t>
      </w:r>
      <w:r w:rsidRPr="00687AE9">
        <w:rPr>
          <w:rFonts w:ascii="Arial" w:hAnsi="Arial" w:cs="Arial"/>
          <w:b/>
          <w:sz w:val="24"/>
          <w:szCs w:val="24"/>
        </w:rPr>
        <w:t xml:space="preserve">rquitetura da </w:t>
      </w:r>
      <w:r w:rsidR="00EA3104">
        <w:rPr>
          <w:rFonts w:ascii="Arial" w:hAnsi="Arial" w:cs="Arial"/>
          <w:b/>
          <w:sz w:val="24"/>
          <w:szCs w:val="24"/>
        </w:rPr>
        <w:t>b</w:t>
      </w:r>
      <w:r w:rsidRPr="00687AE9">
        <w:rPr>
          <w:rFonts w:ascii="Arial" w:hAnsi="Arial" w:cs="Arial"/>
          <w:b/>
          <w:sz w:val="24"/>
          <w:szCs w:val="24"/>
        </w:rPr>
        <w:t xml:space="preserve">ase de </w:t>
      </w:r>
      <w:r w:rsidR="00EA3104">
        <w:rPr>
          <w:rFonts w:ascii="Arial" w:hAnsi="Arial" w:cs="Arial"/>
          <w:b/>
          <w:sz w:val="24"/>
          <w:szCs w:val="24"/>
        </w:rPr>
        <w:t>d</w:t>
      </w:r>
      <w:r w:rsidRPr="00687AE9">
        <w:rPr>
          <w:rFonts w:ascii="Arial" w:hAnsi="Arial" w:cs="Arial"/>
          <w:b/>
          <w:sz w:val="24"/>
          <w:szCs w:val="24"/>
        </w:rPr>
        <w:t>ados</w:t>
      </w:r>
      <w:r w:rsidRPr="00687AE9">
        <w:rPr>
          <w:rFonts w:ascii="Arial" w:hAnsi="Arial" w:cs="Arial"/>
          <w:sz w:val="24"/>
          <w:szCs w:val="24"/>
        </w:rPr>
        <w:t>: a base de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dados era </w:t>
      </w:r>
      <w:r w:rsidR="00EA3104">
        <w:rPr>
          <w:rFonts w:ascii="Arial" w:hAnsi="Arial" w:cs="Arial"/>
          <w:sz w:val="24"/>
          <w:szCs w:val="24"/>
        </w:rPr>
        <w:t>especificamente</w:t>
      </w:r>
      <w:r w:rsidR="00EA3104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acrítica e não relacional, dificultando o manuseio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dos dados para averiguação da sua qualidade e consistência.</w:t>
      </w:r>
    </w:p>
    <w:p w:rsidR="004F3DA0" w:rsidRPr="00687AE9" w:rsidRDefault="00706B30" w:rsidP="00013478">
      <w:pPr>
        <w:pStyle w:val="PargrafodaLista"/>
        <w:numPr>
          <w:ilvl w:val="0"/>
          <w:numId w:val="19"/>
        </w:numPr>
        <w:spacing w:after="0" w:line="360" w:lineRule="auto"/>
        <w:ind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sz w:val="24"/>
          <w:szCs w:val="24"/>
        </w:rPr>
        <w:t>Falta de</w:t>
      </w:r>
      <w:r w:rsidR="004F3DA0" w:rsidRPr="00687AE9">
        <w:rPr>
          <w:rFonts w:ascii="Arial" w:hAnsi="Arial" w:cs="Arial"/>
          <w:b/>
          <w:sz w:val="24"/>
          <w:szCs w:val="24"/>
        </w:rPr>
        <w:t xml:space="preserve"> rotina</w:t>
      </w:r>
      <w:r w:rsidR="006157F1" w:rsidRPr="00687AE9">
        <w:rPr>
          <w:rFonts w:ascii="Arial" w:hAnsi="Arial" w:cs="Arial"/>
          <w:b/>
          <w:sz w:val="24"/>
          <w:szCs w:val="24"/>
        </w:rPr>
        <w:t xml:space="preserve"> nas </w:t>
      </w:r>
      <w:r w:rsidR="00EA3104">
        <w:rPr>
          <w:rFonts w:ascii="Arial" w:hAnsi="Arial" w:cs="Arial"/>
          <w:b/>
          <w:sz w:val="24"/>
          <w:szCs w:val="24"/>
        </w:rPr>
        <w:t>e</w:t>
      </w:r>
      <w:r w:rsidR="006157F1" w:rsidRPr="00687AE9">
        <w:rPr>
          <w:rFonts w:ascii="Arial" w:hAnsi="Arial" w:cs="Arial"/>
          <w:b/>
          <w:sz w:val="24"/>
          <w:szCs w:val="24"/>
        </w:rPr>
        <w:t xml:space="preserve">tapas de </w:t>
      </w:r>
      <w:r w:rsidR="00EA3104">
        <w:rPr>
          <w:rFonts w:ascii="Arial" w:hAnsi="Arial" w:cs="Arial"/>
          <w:b/>
          <w:sz w:val="24"/>
          <w:szCs w:val="24"/>
        </w:rPr>
        <w:t>g</w:t>
      </w:r>
      <w:r w:rsidR="006157F1" w:rsidRPr="00687AE9">
        <w:rPr>
          <w:rFonts w:ascii="Arial" w:hAnsi="Arial" w:cs="Arial"/>
          <w:b/>
          <w:sz w:val="24"/>
          <w:szCs w:val="24"/>
        </w:rPr>
        <w:t xml:space="preserve">estão da </w:t>
      </w:r>
      <w:r w:rsidR="00EA3104">
        <w:rPr>
          <w:rFonts w:ascii="Arial" w:hAnsi="Arial" w:cs="Arial"/>
          <w:b/>
          <w:sz w:val="24"/>
          <w:szCs w:val="24"/>
        </w:rPr>
        <w:t>i</w:t>
      </w:r>
      <w:r w:rsidR="006157F1" w:rsidRPr="00687AE9">
        <w:rPr>
          <w:rFonts w:ascii="Arial" w:hAnsi="Arial" w:cs="Arial"/>
          <w:b/>
          <w:sz w:val="24"/>
          <w:szCs w:val="24"/>
        </w:rPr>
        <w:t>nformação:</w:t>
      </w:r>
      <w:r w:rsidR="006157F1" w:rsidRPr="00687AE9">
        <w:rPr>
          <w:rFonts w:ascii="Arial" w:hAnsi="Arial" w:cs="Arial"/>
          <w:sz w:val="24"/>
          <w:szCs w:val="24"/>
        </w:rPr>
        <w:t xml:space="preserve"> não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="006157F1" w:rsidRPr="00687AE9">
        <w:rPr>
          <w:rFonts w:ascii="Arial" w:hAnsi="Arial" w:cs="Arial"/>
          <w:sz w:val="24"/>
          <w:szCs w:val="24"/>
        </w:rPr>
        <w:t>existia uma padronização na forma de envio das informações para a SENASP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="006157F1" w:rsidRPr="00687AE9">
        <w:rPr>
          <w:rFonts w:ascii="Arial" w:hAnsi="Arial" w:cs="Arial"/>
          <w:sz w:val="24"/>
          <w:szCs w:val="24"/>
        </w:rPr>
        <w:t>e nos procedimentos adotados pelos técnicos da SENASP em relação às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="006157F1" w:rsidRPr="00687AE9">
        <w:rPr>
          <w:rFonts w:ascii="Arial" w:hAnsi="Arial" w:cs="Arial"/>
          <w:sz w:val="24"/>
          <w:szCs w:val="24"/>
        </w:rPr>
        <w:t>situações identificadas como imprevistas, o que impedia que se tivesse uma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="006157F1" w:rsidRPr="00687AE9">
        <w:rPr>
          <w:rFonts w:ascii="Arial" w:hAnsi="Arial" w:cs="Arial"/>
          <w:sz w:val="24"/>
          <w:szCs w:val="24"/>
        </w:rPr>
        <w:t>noção precisa a respeito dos dados registrados.</w:t>
      </w:r>
    </w:p>
    <w:p w:rsidR="004F3DA0" w:rsidRPr="00687AE9" w:rsidRDefault="006157F1" w:rsidP="00013478">
      <w:pPr>
        <w:pStyle w:val="PargrafodaLista"/>
        <w:numPr>
          <w:ilvl w:val="0"/>
          <w:numId w:val="19"/>
        </w:numPr>
        <w:spacing w:after="0" w:line="360" w:lineRule="auto"/>
        <w:ind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sz w:val="24"/>
          <w:szCs w:val="24"/>
        </w:rPr>
        <w:lastRenderedPageBreak/>
        <w:t xml:space="preserve">Subutilização dos </w:t>
      </w:r>
      <w:r w:rsidR="00EA3104">
        <w:rPr>
          <w:rFonts w:ascii="Arial" w:hAnsi="Arial" w:cs="Arial"/>
          <w:b/>
          <w:sz w:val="24"/>
          <w:szCs w:val="24"/>
        </w:rPr>
        <w:t>d</w:t>
      </w:r>
      <w:r w:rsidRPr="00687AE9">
        <w:rPr>
          <w:rFonts w:ascii="Arial" w:hAnsi="Arial" w:cs="Arial"/>
          <w:b/>
          <w:sz w:val="24"/>
          <w:szCs w:val="24"/>
        </w:rPr>
        <w:t xml:space="preserve">ados </w:t>
      </w:r>
      <w:r w:rsidR="00EA3104">
        <w:rPr>
          <w:rFonts w:ascii="Arial" w:hAnsi="Arial" w:cs="Arial"/>
          <w:b/>
          <w:sz w:val="24"/>
          <w:szCs w:val="24"/>
        </w:rPr>
        <w:t>p</w:t>
      </w:r>
      <w:r w:rsidRPr="00687AE9">
        <w:rPr>
          <w:rFonts w:ascii="Arial" w:hAnsi="Arial" w:cs="Arial"/>
          <w:b/>
          <w:sz w:val="24"/>
          <w:szCs w:val="24"/>
        </w:rPr>
        <w:t>rocessados</w:t>
      </w:r>
      <w:r w:rsidRPr="00687AE9">
        <w:rPr>
          <w:rFonts w:ascii="Arial" w:hAnsi="Arial" w:cs="Arial"/>
          <w:sz w:val="24"/>
          <w:szCs w:val="24"/>
        </w:rPr>
        <w:t>: a falta de uma política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clara de análise e divulgação de informações fez com que a SENASP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funcionasse como um estoque de dados que não eram analisados, ou seja,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não existia a preocupação de gerar informações úteis para o planejamento de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políticas </w:t>
      </w:r>
      <w:r w:rsidR="00B9592B" w:rsidRPr="00687AE9">
        <w:rPr>
          <w:rFonts w:ascii="Arial" w:hAnsi="Arial" w:cs="Arial"/>
          <w:sz w:val="24"/>
          <w:szCs w:val="24"/>
        </w:rPr>
        <w:t xml:space="preserve">públicas </w:t>
      </w:r>
      <w:r w:rsidRPr="00687AE9">
        <w:rPr>
          <w:rFonts w:ascii="Arial" w:hAnsi="Arial" w:cs="Arial"/>
          <w:sz w:val="24"/>
          <w:szCs w:val="24"/>
        </w:rPr>
        <w:t>de segurança pública.</w:t>
      </w:r>
    </w:p>
    <w:p w:rsidR="006157F1" w:rsidRPr="00687AE9" w:rsidRDefault="006157F1" w:rsidP="00013478">
      <w:pPr>
        <w:pStyle w:val="PargrafodaLista"/>
        <w:numPr>
          <w:ilvl w:val="0"/>
          <w:numId w:val="19"/>
        </w:numPr>
        <w:spacing w:after="0" w:line="360" w:lineRule="auto"/>
        <w:ind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sz w:val="24"/>
          <w:szCs w:val="24"/>
        </w:rPr>
        <w:t xml:space="preserve">Falta de </w:t>
      </w:r>
      <w:r w:rsidR="00EA3104">
        <w:rPr>
          <w:rFonts w:ascii="Arial" w:hAnsi="Arial" w:cs="Arial"/>
          <w:b/>
          <w:sz w:val="24"/>
          <w:szCs w:val="24"/>
        </w:rPr>
        <w:t>p</w:t>
      </w:r>
      <w:r w:rsidRPr="00687AE9">
        <w:rPr>
          <w:rFonts w:ascii="Arial" w:hAnsi="Arial" w:cs="Arial"/>
          <w:b/>
          <w:sz w:val="24"/>
          <w:szCs w:val="24"/>
        </w:rPr>
        <w:t>adronização nos</w:t>
      </w:r>
      <w:r w:rsidR="00EA3104">
        <w:rPr>
          <w:rFonts w:ascii="Arial" w:hAnsi="Arial" w:cs="Arial"/>
          <w:b/>
          <w:sz w:val="24"/>
          <w:szCs w:val="24"/>
        </w:rPr>
        <w:t xml:space="preserve"> s</w:t>
      </w:r>
      <w:r w:rsidRPr="00687AE9">
        <w:rPr>
          <w:rFonts w:ascii="Arial" w:hAnsi="Arial" w:cs="Arial"/>
          <w:b/>
          <w:sz w:val="24"/>
          <w:szCs w:val="24"/>
        </w:rPr>
        <w:t xml:space="preserve">istemas </w:t>
      </w:r>
      <w:r w:rsidR="00EA3104">
        <w:rPr>
          <w:rFonts w:ascii="Arial" w:hAnsi="Arial" w:cs="Arial"/>
          <w:b/>
          <w:sz w:val="24"/>
          <w:szCs w:val="24"/>
        </w:rPr>
        <w:t>e</w:t>
      </w:r>
      <w:r w:rsidRPr="00687AE9">
        <w:rPr>
          <w:rFonts w:ascii="Arial" w:hAnsi="Arial" w:cs="Arial"/>
          <w:b/>
          <w:sz w:val="24"/>
          <w:szCs w:val="24"/>
        </w:rPr>
        <w:t>staduais de</w:t>
      </w:r>
      <w:r w:rsidR="00B9592B" w:rsidRPr="00687AE9">
        <w:rPr>
          <w:rFonts w:ascii="Arial" w:hAnsi="Arial" w:cs="Arial"/>
          <w:b/>
          <w:sz w:val="24"/>
          <w:szCs w:val="24"/>
        </w:rPr>
        <w:t xml:space="preserve"> c</w:t>
      </w:r>
      <w:r w:rsidRPr="00687AE9">
        <w:rPr>
          <w:rFonts w:ascii="Arial" w:hAnsi="Arial" w:cs="Arial"/>
          <w:b/>
          <w:sz w:val="24"/>
          <w:szCs w:val="24"/>
        </w:rPr>
        <w:t xml:space="preserve">lassificação de </w:t>
      </w:r>
      <w:r w:rsidR="00B9592B" w:rsidRPr="00687AE9">
        <w:rPr>
          <w:rFonts w:ascii="Arial" w:hAnsi="Arial" w:cs="Arial"/>
          <w:b/>
          <w:sz w:val="24"/>
          <w:szCs w:val="24"/>
        </w:rPr>
        <w:t>d</w:t>
      </w:r>
      <w:r w:rsidRPr="00687AE9">
        <w:rPr>
          <w:rFonts w:ascii="Arial" w:hAnsi="Arial" w:cs="Arial"/>
          <w:b/>
          <w:sz w:val="24"/>
          <w:szCs w:val="24"/>
        </w:rPr>
        <w:t>elitos:</w:t>
      </w:r>
      <w:r w:rsidRPr="00687AE9">
        <w:rPr>
          <w:rFonts w:ascii="Arial" w:hAnsi="Arial" w:cs="Arial"/>
          <w:sz w:val="24"/>
          <w:szCs w:val="24"/>
        </w:rPr>
        <w:t xml:space="preserve"> a existência de 27 sistemas estaduais diferentes de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classificação de delitos fez com que fosse muito difícil criar uma uniformização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dos conteúdos informados nos relatórios estatísticos dos estados. Os sistemas estaduais eram compostos de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duas estruturas independentes de codificação das ocorrências policiais</w:t>
      </w:r>
      <w:r w:rsidR="004F3DA0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correspondentes </w:t>
      </w:r>
      <w:proofErr w:type="gramStart"/>
      <w:r w:rsidRPr="00687AE9">
        <w:rPr>
          <w:rFonts w:ascii="Arial" w:hAnsi="Arial" w:cs="Arial"/>
          <w:sz w:val="24"/>
          <w:szCs w:val="24"/>
        </w:rPr>
        <w:t>às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Polícia Civil e Polícia Militar</w:t>
      </w:r>
      <w:r w:rsidR="00B9592B" w:rsidRPr="00687AE9">
        <w:rPr>
          <w:rFonts w:ascii="Arial" w:hAnsi="Arial" w:cs="Arial"/>
          <w:sz w:val="24"/>
          <w:szCs w:val="24"/>
        </w:rPr>
        <w:t>, ou seja</w:t>
      </w:r>
      <w:r w:rsidR="00A57E06" w:rsidRPr="00687AE9">
        <w:rPr>
          <w:rFonts w:ascii="Arial" w:hAnsi="Arial" w:cs="Arial"/>
          <w:sz w:val="24"/>
          <w:szCs w:val="24"/>
        </w:rPr>
        <w:t>,</w:t>
      </w:r>
      <w:r w:rsidR="00B9592B" w:rsidRPr="00687AE9">
        <w:rPr>
          <w:rFonts w:ascii="Arial" w:hAnsi="Arial" w:cs="Arial"/>
          <w:sz w:val="24"/>
          <w:szCs w:val="24"/>
        </w:rPr>
        <w:t xml:space="preserve"> </w:t>
      </w:r>
      <w:r w:rsidR="00A57E06" w:rsidRPr="00687AE9">
        <w:rPr>
          <w:rFonts w:ascii="Arial" w:hAnsi="Arial" w:cs="Arial"/>
          <w:sz w:val="24"/>
          <w:szCs w:val="24"/>
        </w:rPr>
        <w:t xml:space="preserve">não havia uma padronização no </w:t>
      </w:r>
      <w:r w:rsidR="00B9592B" w:rsidRPr="00687AE9">
        <w:rPr>
          <w:rFonts w:ascii="Arial" w:hAnsi="Arial" w:cs="Arial"/>
          <w:sz w:val="24"/>
          <w:szCs w:val="24"/>
        </w:rPr>
        <w:t>preenchi</w:t>
      </w:r>
      <w:r w:rsidR="00A57E06" w:rsidRPr="00687AE9">
        <w:rPr>
          <w:rFonts w:ascii="Arial" w:hAnsi="Arial" w:cs="Arial"/>
          <w:sz w:val="24"/>
          <w:szCs w:val="24"/>
        </w:rPr>
        <w:t xml:space="preserve">mento dos </w:t>
      </w:r>
      <w:r w:rsidR="00B9592B" w:rsidRPr="00687AE9">
        <w:rPr>
          <w:rFonts w:ascii="Arial" w:hAnsi="Arial" w:cs="Arial"/>
          <w:sz w:val="24"/>
          <w:szCs w:val="24"/>
        </w:rPr>
        <w:t>boletins de ocorrências</w:t>
      </w:r>
      <w:r w:rsidR="00A57E06" w:rsidRPr="00687AE9">
        <w:rPr>
          <w:rFonts w:ascii="Arial" w:hAnsi="Arial" w:cs="Arial"/>
          <w:sz w:val="24"/>
          <w:szCs w:val="24"/>
        </w:rPr>
        <w:t>,</w:t>
      </w:r>
      <w:r w:rsidR="00B9592B" w:rsidRPr="00687AE9">
        <w:rPr>
          <w:rFonts w:ascii="Arial" w:hAnsi="Arial" w:cs="Arial"/>
          <w:sz w:val="24"/>
          <w:szCs w:val="24"/>
        </w:rPr>
        <w:t xml:space="preserve"> o que dificultava o cruzamento d</w:t>
      </w:r>
      <w:r w:rsidR="00A57E06" w:rsidRPr="00687AE9">
        <w:rPr>
          <w:rFonts w:ascii="Arial" w:hAnsi="Arial" w:cs="Arial"/>
          <w:sz w:val="24"/>
          <w:szCs w:val="24"/>
        </w:rPr>
        <w:t>as informações</w:t>
      </w:r>
      <w:r w:rsidR="00B9592B" w:rsidRPr="00687AE9">
        <w:rPr>
          <w:rFonts w:ascii="Arial" w:hAnsi="Arial" w:cs="Arial"/>
          <w:sz w:val="24"/>
          <w:szCs w:val="24"/>
        </w:rPr>
        <w:t>.</w:t>
      </w:r>
      <w:commentRangeEnd w:id="36"/>
      <w:r w:rsidR="00D86963">
        <w:rPr>
          <w:rStyle w:val="Refdecomentrio"/>
        </w:rPr>
        <w:commentReference w:id="36"/>
      </w:r>
    </w:p>
    <w:p w:rsidR="006157F1" w:rsidRPr="00687AE9" w:rsidRDefault="006157F1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Logo que as fragilidades do SINESPJC foram </w:t>
      </w:r>
      <w:r w:rsidR="00A57E06" w:rsidRPr="00687AE9">
        <w:rPr>
          <w:rFonts w:ascii="Arial" w:hAnsi="Arial" w:cs="Arial"/>
          <w:sz w:val="24"/>
          <w:szCs w:val="24"/>
        </w:rPr>
        <w:t>i</w:t>
      </w:r>
      <w:r w:rsidR="00952758" w:rsidRPr="00687AE9">
        <w:rPr>
          <w:rFonts w:ascii="Arial" w:hAnsi="Arial" w:cs="Arial"/>
          <w:sz w:val="24"/>
          <w:szCs w:val="24"/>
        </w:rPr>
        <w:t xml:space="preserve">dentificadas </w:t>
      </w:r>
      <w:r w:rsidR="00A57E06" w:rsidRPr="00687AE9">
        <w:rPr>
          <w:rFonts w:ascii="Arial" w:hAnsi="Arial" w:cs="Arial"/>
          <w:sz w:val="24"/>
          <w:szCs w:val="24"/>
        </w:rPr>
        <w:t xml:space="preserve">pelos técnicos da SENASP, </w:t>
      </w:r>
      <w:r w:rsidR="00952758" w:rsidRPr="00687AE9">
        <w:rPr>
          <w:rFonts w:ascii="Arial" w:hAnsi="Arial" w:cs="Arial"/>
          <w:sz w:val="24"/>
          <w:szCs w:val="24"/>
        </w:rPr>
        <w:t>tornou-se necessári</w:t>
      </w:r>
      <w:r w:rsidR="0071633D" w:rsidRPr="00687AE9">
        <w:rPr>
          <w:rFonts w:ascii="Arial" w:hAnsi="Arial" w:cs="Arial"/>
          <w:sz w:val="24"/>
          <w:szCs w:val="24"/>
        </w:rPr>
        <w:t>a</w:t>
      </w:r>
      <w:r w:rsidR="00952758" w:rsidRPr="00687AE9">
        <w:rPr>
          <w:rFonts w:ascii="Arial" w:hAnsi="Arial" w:cs="Arial"/>
          <w:sz w:val="24"/>
          <w:szCs w:val="24"/>
        </w:rPr>
        <w:t xml:space="preserve"> a elaboração de um projeto de desenvolvimento de </w:t>
      </w:r>
      <w:r w:rsidR="00D2705D" w:rsidRPr="00CE507E">
        <w:rPr>
          <w:rFonts w:ascii="Arial" w:hAnsi="Arial" w:cs="Arial"/>
          <w:sz w:val="24"/>
          <w:szCs w:val="24"/>
        </w:rPr>
        <w:t xml:space="preserve">sistema gerencial </w:t>
      </w:r>
      <w:r w:rsidR="00952758" w:rsidRPr="00CE507E">
        <w:rPr>
          <w:rFonts w:ascii="Arial" w:hAnsi="Arial" w:cs="Arial"/>
          <w:sz w:val="24"/>
          <w:szCs w:val="24"/>
        </w:rPr>
        <w:t>capaz de superá-las.</w:t>
      </w:r>
      <w:r w:rsidR="0071633D" w:rsidRPr="00CE507E">
        <w:rPr>
          <w:rFonts w:ascii="Arial" w:hAnsi="Arial" w:cs="Arial"/>
          <w:sz w:val="24"/>
          <w:szCs w:val="24"/>
        </w:rPr>
        <w:t xml:space="preserve"> </w:t>
      </w:r>
      <w:r w:rsidR="00D2705D" w:rsidRPr="00CE507E">
        <w:rPr>
          <w:rFonts w:ascii="Arial" w:hAnsi="Arial" w:cs="Arial"/>
          <w:sz w:val="24"/>
          <w:szCs w:val="24"/>
        </w:rPr>
        <w:t>Foi</w:t>
      </w:r>
      <w:r w:rsidR="00A57E06" w:rsidRPr="00CE507E">
        <w:rPr>
          <w:rFonts w:ascii="Arial" w:hAnsi="Arial" w:cs="Arial"/>
          <w:sz w:val="24"/>
          <w:szCs w:val="24"/>
        </w:rPr>
        <w:t xml:space="preserve"> des</w:t>
      </w:r>
      <w:r w:rsidR="00F8775E" w:rsidRPr="00CE507E">
        <w:rPr>
          <w:rFonts w:ascii="Arial" w:hAnsi="Arial" w:cs="Arial"/>
          <w:sz w:val="24"/>
          <w:szCs w:val="24"/>
        </w:rPr>
        <w:t>s</w:t>
      </w:r>
      <w:r w:rsidR="00A57E06" w:rsidRPr="00CE507E">
        <w:rPr>
          <w:rFonts w:ascii="Arial" w:hAnsi="Arial" w:cs="Arial"/>
          <w:sz w:val="24"/>
          <w:szCs w:val="24"/>
        </w:rPr>
        <w:t xml:space="preserve">a forma </w:t>
      </w:r>
      <w:r w:rsidR="00D2705D" w:rsidRPr="00CE507E">
        <w:rPr>
          <w:rFonts w:ascii="Arial" w:hAnsi="Arial" w:cs="Arial"/>
          <w:sz w:val="24"/>
          <w:szCs w:val="24"/>
        </w:rPr>
        <w:t>que surgiu o projeto deste</w:t>
      </w:r>
      <w:r w:rsidR="0071633D" w:rsidRPr="00CE507E">
        <w:rPr>
          <w:rFonts w:ascii="Arial" w:hAnsi="Arial" w:cs="Arial"/>
          <w:sz w:val="24"/>
          <w:szCs w:val="24"/>
        </w:rPr>
        <w:t xml:space="preserve"> novo </w:t>
      </w:r>
      <w:r w:rsidR="00D2705D" w:rsidRPr="00CE507E">
        <w:rPr>
          <w:rFonts w:ascii="Arial" w:hAnsi="Arial" w:cs="Arial"/>
          <w:sz w:val="24"/>
          <w:szCs w:val="24"/>
        </w:rPr>
        <w:t>sistema gerencial</w:t>
      </w:r>
      <w:r w:rsidR="00580D56" w:rsidRPr="00CE507E">
        <w:rPr>
          <w:rFonts w:ascii="Arial" w:hAnsi="Arial" w:cs="Arial"/>
          <w:sz w:val="24"/>
          <w:szCs w:val="24"/>
        </w:rPr>
        <w:t xml:space="preserve">: </w:t>
      </w:r>
      <w:r w:rsidR="00D2705D" w:rsidRPr="00CE507E">
        <w:rPr>
          <w:rFonts w:ascii="Arial" w:hAnsi="Arial" w:cs="Arial"/>
          <w:sz w:val="24"/>
          <w:szCs w:val="24"/>
        </w:rPr>
        <w:t>o</w:t>
      </w:r>
      <w:r w:rsidR="0071633D" w:rsidRPr="00CE507E">
        <w:rPr>
          <w:rFonts w:ascii="Arial" w:hAnsi="Arial" w:cs="Arial"/>
          <w:sz w:val="24"/>
          <w:szCs w:val="24"/>
        </w:rPr>
        <w:t xml:space="preserve"> S</w:t>
      </w:r>
      <w:r w:rsidR="00A57E06" w:rsidRPr="00CE507E">
        <w:rPr>
          <w:rFonts w:ascii="Arial" w:hAnsi="Arial" w:cs="Arial"/>
          <w:sz w:val="24"/>
          <w:szCs w:val="24"/>
        </w:rPr>
        <w:t>INESP</w:t>
      </w:r>
      <w:r w:rsidR="00CE507E">
        <w:rPr>
          <w:rFonts w:ascii="Arial" w:hAnsi="Arial" w:cs="Arial"/>
          <w:sz w:val="24"/>
          <w:szCs w:val="24"/>
        </w:rPr>
        <w:t>. C</w:t>
      </w:r>
      <w:r w:rsidR="00D65C19" w:rsidRPr="00CE507E">
        <w:rPr>
          <w:rFonts w:ascii="Arial" w:hAnsi="Arial" w:cs="Arial"/>
          <w:color w:val="172938"/>
          <w:sz w:val="24"/>
          <w:szCs w:val="24"/>
          <w:shd w:val="clear" w:color="auto" w:fill="FFFFFF"/>
        </w:rPr>
        <w:t xml:space="preserve">riado </w:t>
      </w:r>
      <w:r w:rsidR="00D65C19" w:rsidRPr="00CE507E">
        <w:rPr>
          <w:rFonts w:ascii="Arial" w:hAnsi="Arial" w:cs="Arial"/>
          <w:sz w:val="24"/>
          <w:szCs w:val="24"/>
        </w:rPr>
        <w:t xml:space="preserve">em 2012 pela Lei </w:t>
      </w:r>
      <w:r w:rsidR="00675BAB" w:rsidRPr="00CE507E">
        <w:rPr>
          <w:rFonts w:ascii="Arial" w:hAnsi="Arial" w:cs="Arial"/>
          <w:sz w:val="24"/>
          <w:szCs w:val="24"/>
        </w:rPr>
        <w:t xml:space="preserve">n.º </w:t>
      </w:r>
      <w:r w:rsidR="00D65C19" w:rsidRPr="00CE507E">
        <w:rPr>
          <w:rFonts w:ascii="Arial" w:hAnsi="Arial" w:cs="Arial"/>
          <w:sz w:val="24"/>
          <w:szCs w:val="24"/>
        </w:rPr>
        <w:t>12.681</w:t>
      </w:r>
      <w:r w:rsidR="00580D56" w:rsidRPr="00CE507E">
        <w:rPr>
          <w:rFonts w:ascii="Arial" w:hAnsi="Arial" w:cs="Arial"/>
          <w:sz w:val="24"/>
          <w:szCs w:val="24"/>
        </w:rPr>
        <w:t>,</w:t>
      </w:r>
      <w:proofErr w:type="gramStart"/>
      <w:r w:rsidR="00D65C19" w:rsidRPr="00CE507E">
        <w:rPr>
          <w:rFonts w:ascii="Arial" w:hAnsi="Arial" w:cs="Arial"/>
          <w:sz w:val="24"/>
          <w:szCs w:val="24"/>
        </w:rPr>
        <w:t xml:space="preserve">  </w:t>
      </w:r>
      <w:proofErr w:type="gramEnd"/>
      <w:r w:rsidR="00CE507E">
        <w:rPr>
          <w:rFonts w:ascii="Arial" w:hAnsi="Arial" w:cs="Arial"/>
          <w:sz w:val="24"/>
          <w:szCs w:val="24"/>
        </w:rPr>
        <w:t>o SINESP sofreu</w:t>
      </w:r>
      <w:r w:rsidR="00D2705D" w:rsidRPr="00CE507E">
        <w:rPr>
          <w:rFonts w:ascii="Arial" w:hAnsi="Arial" w:cs="Arial"/>
          <w:sz w:val="24"/>
          <w:szCs w:val="24"/>
        </w:rPr>
        <w:t xml:space="preserve"> algumas alterações com </w:t>
      </w:r>
      <w:r w:rsidR="00D65C19" w:rsidRPr="00CE507E">
        <w:rPr>
          <w:rFonts w:ascii="Arial" w:hAnsi="Arial" w:cs="Arial"/>
          <w:sz w:val="24"/>
          <w:szCs w:val="24"/>
        </w:rPr>
        <w:t xml:space="preserve">a publicação da Lei </w:t>
      </w:r>
      <w:r w:rsidR="00077647" w:rsidRPr="00CE507E">
        <w:rPr>
          <w:rFonts w:ascii="Arial" w:hAnsi="Arial" w:cs="Arial"/>
          <w:sz w:val="24"/>
          <w:szCs w:val="24"/>
        </w:rPr>
        <w:t xml:space="preserve">n.º </w:t>
      </w:r>
      <w:r w:rsidR="00D65C19" w:rsidRPr="00CE507E">
        <w:rPr>
          <w:rFonts w:ascii="Arial" w:hAnsi="Arial" w:cs="Arial"/>
          <w:sz w:val="24"/>
          <w:szCs w:val="24"/>
        </w:rPr>
        <w:t>13.675, de 11 de junho de 2018</w:t>
      </w:r>
      <w:r w:rsidR="00D2705D" w:rsidRPr="00CE507E">
        <w:rPr>
          <w:rFonts w:ascii="Arial" w:hAnsi="Arial" w:cs="Arial"/>
          <w:sz w:val="24"/>
          <w:szCs w:val="24"/>
        </w:rPr>
        <w:t>,</w:t>
      </w:r>
      <w:r w:rsidR="00D65C19" w:rsidRPr="00CE507E">
        <w:rPr>
          <w:rFonts w:ascii="Arial" w:hAnsi="Arial" w:cs="Arial"/>
          <w:sz w:val="24"/>
          <w:szCs w:val="24"/>
        </w:rPr>
        <w:t xml:space="preserve"> firm</w:t>
      </w:r>
      <w:r w:rsidR="00D2705D" w:rsidRPr="00CE507E">
        <w:rPr>
          <w:rFonts w:ascii="Arial" w:hAnsi="Arial" w:cs="Arial"/>
          <w:sz w:val="24"/>
          <w:szCs w:val="24"/>
        </w:rPr>
        <w:t>ando</w:t>
      </w:r>
      <w:r w:rsidR="00D65C19" w:rsidRPr="00CE507E">
        <w:rPr>
          <w:rFonts w:ascii="Arial" w:hAnsi="Arial" w:cs="Arial"/>
          <w:sz w:val="24"/>
          <w:szCs w:val="24"/>
        </w:rPr>
        <w:t>-se como um dos meios e instrumentos para a implementação da Política Nacional de Segurança Pública e Defesa Social (PNSPDS)</w:t>
      </w:r>
      <w:r w:rsidR="00CE507E" w:rsidRPr="002C21CC">
        <w:rPr>
          <w:rFonts w:ascii="Arial" w:hAnsi="Arial" w:cs="Arial"/>
          <w:sz w:val="24"/>
          <w:szCs w:val="24"/>
        </w:rPr>
        <w:t>,</w:t>
      </w:r>
      <w:r w:rsidR="00D65C19" w:rsidRPr="00CE507E">
        <w:rPr>
          <w:rFonts w:ascii="Arial" w:hAnsi="Arial" w:cs="Arial"/>
          <w:sz w:val="24"/>
          <w:szCs w:val="24"/>
        </w:rPr>
        <w:t xml:space="preserve"> instituindo-se o Sistema Único de Segurança Pública (S</w:t>
      </w:r>
      <w:r w:rsidR="00A57E06" w:rsidRPr="00CE507E">
        <w:rPr>
          <w:rFonts w:ascii="Arial" w:hAnsi="Arial" w:cs="Arial"/>
          <w:sz w:val="24"/>
          <w:szCs w:val="24"/>
        </w:rPr>
        <w:t>USP</w:t>
      </w:r>
      <w:r w:rsidR="00D65C19" w:rsidRPr="00CE507E">
        <w:rPr>
          <w:rFonts w:ascii="Arial" w:hAnsi="Arial" w:cs="Arial"/>
          <w:sz w:val="24"/>
          <w:szCs w:val="24"/>
        </w:rPr>
        <w:t>).</w:t>
      </w: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Pr="00687AE9" w:rsidRDefault="00D2061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20619" w:rsidRDefault="00D20619" w:rsidP="00013478">
      <w:pPr>
        <w:spacing w:after="0" w:line="360" w:lineRule="auto"/>
        <w:ind w:right="4"/>
        <w:contextualSpacing/>
        <w:jc w:val="both"/>
        <w:rPr>
          <w:ins w:id="37" w:author="SEAD" w:date="2019-12-09T15:14:00Z"/>
          <w:rFonts w:ascii="Arial" w:hAnsi="Arial" w:cs="Arial"/>
          <w:sz w:val="24"/>
          <w:szCs w:val="24"/>
        </w:rPr>
      </w:pPr>
    </w:p>
    <w:p w:rsidR="005531BF" w:rsidRDefault="005531BF" w:rsidP="00013478">
      <w:pPr>
        <w:spacing w:after="0" w:line="360" w:lineRule="auto"/>
        <w:ind w:right="4"/>
        <w:contextualSpacing/>
        <w:jc w:val="both"/>
        <w:rPr>
          <w:ins w:id="38" w:author="SEAD" w:date="2019-12-09T15:14:00Z"/>
          <w:rFonts w:ascii="Arial" w:hAnsi="Arial" w:cs="Arial"/>
          <w:sz w:val="24"/>
          <w:szCs w:val="24"/>
        </w:rPr>
      </w:pPr>
    </w:p>
    <w:p w:rsidR="005531BF" w:rsidRPr="00687AE9" w:rsidRDefault="005531BF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952758" w:rsidRPr="00687AE9" w:rsidRDefault="00952758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454FFF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&lt;H1&gt;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Aula 2 – </w:t>
      </w:r>
      <w:r w:rsidR="000C16D0" w:rsidRPr="00687AE9">
        <w:rPr>
          <w:rFonts w:ascii="Arial" w:hAnsi="Arial" w:cs="Arial"/>
          <w:b/>
          <w:sz w:val="24"/>
          <w:szCs w:val="24"/>
        </w:rPr>
        <w:t xml:space="preserve">Finalidade 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do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&lt;/H1&gt;</w:t>
      </w:r>
    </w:p>
    <w:p w:rsidR="00390F19" w:rsidRPr="00687AE9" w:rsidRDefault="00390F19" w:rsidP="00013478">
      <w:pPr>
        <w:spacing w:after="0" w:line="360" w:lineRule="auto"/>
        <w:ind w:right="11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</w:p>
    <w:p w:rsidR="00454FFF" w:rsidRDefault="00390F19" w:rsidP="00590711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ins w:id="39" w:author="SEAD" w:date="2019-12-09T15:14:00Z"/>
          <w:rFonts w:ascii="Arial" w:hAnsi="Arial" w:cs="Arial"/>
          <w:b/>
          <w:bCs/>
          <w:color w:val="000000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hAnsi="Arial" w:cs="Arial"/>
          <w:b/>
          <w:bCs/>
          <w:color w:val="000000"/>
        </w:rPr>
        <w:t>Contextualizando</w:t>
      </w:r>
      <w:r w:rsidR="00D20619" w:rsidRPr="00687AE9">
        <w:rPr>
          <w:rFonts w:ascii="Arial" w:hAnsi="Arial" w:cs="Arial"/>
          <w:b/>
          <w:bCs/>
          <w:color w:val="000000"/>
        </w:rPr>
        <w:t xml:space="preserve">... 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&lt;/H2&gt;</w:t>
      </w:r>
      <w:r w:rsidRPr="00687AE9">
        <w:rPr>
          <w:rFonts w:ascii="Arial" w:hAnsi="Arial" w:cs="Arial"/>
          <w:b/>
          <w:bCs/>
          <w:color w:val="000000"/>
        </w:rPr>
        <w:t xml:space="preserve"> </w:t>
      </w:r>
    </w:p>
    <w:p w:rsidR="005531BF" w:rsidRPr="00687AE9" w:rsidRDefault="005531BF" w:rsidP="00590711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</w:p>
    <w:p w:rsidR="009E13FA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 foi</w:t>
      </w:r>
      <w:r w:rsidR="009E13FA" w:rsidRPr="00687AE9">
        <w:rPr>
          <w:rFonts w:ascii="Arial" w:hAnsi="Arial" w:cs="Arial"/>
          <w:sz w:val="24"/>
          <w:szCs w:val="24"/>
        </w:rPr>
        <w:t xml:space="preserve"> planejado</w:t>
      </w:r>
      <w:r w:rsidRPr="00687AE9">
        <w:rPr>
          <w:rFonts w:ascii="Arial" w:hAnsi="Arial" w:cs="Arial"/>
          <w:sz w:val="24"/>
          <w:szCs w:val="24"/>
        </w:rPr>
        <w:t xml:space="preserve"> inicialmente </w:t>
      </w:r>
      <w:r w:rsidR="009E13FA" w:rsidRPr="00687AE9">
        <w:rPr>
          <w:rFonts w:ascii="Arial" w:hAnsi="Arial" w:cs="Arial"/>
          <w:sz w:val="24"/>
          <w:szCs w:val="24"/>
        </w:rPr>
        <w:t xml:space="preserve">com objetivo de gerar </w:t>
      </w:r>
      <w:r w:rsidRPr="00687AE9">
        <w:rPr>
          <w:rFonts w:ascii="Arial" w:hAnsi="Arial" w:cs="Arial"/>
          <w:sz w:val="24"/>
          <w:szCs w:val="24"/>
        </w:rPr>
        <w:t xml:space="preserve">alta confiabilidade </w:t>
      </w:r>
      <w:r w:rsidR="009E13FA" w:rsidRPr="00687AE9">
        <w:rPr>
          <w:rFonts w:ascii="Arial" w:hAnsi="Arial" w:cs="Arial"/>
          <w:sz w:val="24"/>
          <w:szCs w:val="24"/>
        </w:rPr>
        <w:t>n</w:t>
      </w:r>
      <w:r w:rsidRPr="00687AE9">
        <w:rPr>
          <w:rFonts w:ascii="Arial" w:hAnsi="Arial" w:cs="Arial"/>
          <w:sz w:val="24"/>
          <w:szCs w:val="24"/>
        </w:rPr>
        <w:t xml:space="preserve">as informações </w:t>
      </w:r>
      <w:r w:rsidR="009E13FA" w:rsidRPr="00687AE9">
        <w:rPr>
          <w:rFonts w:ascii="Arial" w:hAnsi="Arial" w:cs="Arial"/>
          <w:sz w:val="24"/>
          <w:szCs w:val="24"/>
        </w:rPr>
        <w:t>por ele</w:t>
      </w:r>
      <w:r w:rsidR="008652E9" w:rsidRPr="00687AE9">
        <w:rPr>
          <w:rFonts w:ascii="Arial" w:hAnsi="Arial" w:cs="Arial"/>
          <w:sz w:val="24"/>
          <w:szCs w:val="24"/>
        </w:rPr>
        <w:t xml:space="preserve"> fornecidas</w:t>
      </w:r>
      <w:r w:rsidR="008652E9" w:rsidRPr="00687AE9">
        <w:rPr>
          <w:rFonts w:ascii="Arial" w:hAnsi="Arial" w:cs="Arial"/>
          <w:color w:val="FF0000"/>
          <w:sz w:val="24"/>
          <w:szCs w:val="24"/>
        </w:rPr>
        <w:t>.</w:t>
      </w:r>
      <w:r w:rsidR="00A26651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 Assim, para alcançar o resultado desejado, </w:t>
      </w:r>
      <w:r w:rsidR="00D01531" w:rsidRPr="00687AE9">
        <w:rPr>
          <w:rFonts w:ascii="Arial" w:hAnsi="Arial" w:cs="Arial"/>
          <w:sz w:val="24"/>
          <w:szCs w:val="24"/>
        </w:rPr>
        <w:t xml:space="preserve">ficou claro que </w:t>
      </w:r>
      <w:r w:rsidRPr="00687AE9">
        <w:rPr>
          <w:rFonts w:ascii="Arial" w:hAnsi="Arial" w:cs="Arial"/>
          <w:sz w:val="24"/>
          <w:szCs w:val="24"/>
        </w:rPr>
        <w:t>desenvolver apenas um novo sistema informatizado não seria suficiente. Era necessário</w:t>
      </w:r>
      <w:r w:rsidR="00D01531" w:rsidRPr="00687AE9">
        <w:rPr>
          <w:rFonts w:ascii="Arial" w:hAnsi="Arial" w:cs="Arial"/>
          <w:sz w:val="24"/>
          <w:szCs w:val="24"/>
        </w:rPr>
        <w:t xml:space="preserve"> ir mais além! </w:t>
      </w:r>
    </w:p>
    <w:p w:rsidR="009E13FA" w:rsidRPr="00687AE9" w:rsidRDefault="00D2061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Por isso, f</w:t>
      </w:r>
      <w:r w:rsidR="00D01531" w:rsidRPr="00687AE9">
        <w:rPr>
          <w:rFonts w:ascii="Arial" w:hAnsi="Arial" w:cs="Arial"/>
          <w:sz w:val="24"/>
          <w:szCs w:val="24"/>
        </w:rPr>
        <w:t xml:space="preserve">oi </w:t>
      </w:r>
      <w:r w:rsidR="009E13FA" w:rsidRPr="00687AE9">
        <w:rPr>
          <w:rFonts w:ascii="Arial" w:hAnsi="Arial" w:cs="Arial"/>
          <w:sz w:val="24"/>
          <w:szCs w:val="24"/>
        </w:rPr>
        <w:t xml:space="preserve">indispensável </w:t>
      </w:r>
      <w:r w:rsidR="00D01531" w:rsidRPr="00687AE9">
        <w:rPr>
          <w:rFonts w:ascii="Arial" w:hAnsi="Arial" w:cs="Arial"/>
          <w:sz w:val="24"/>
          <w:szCs w:val="24"/>
        </w:rPr>
        <w:t xml:space="preserve">pensar em um sistema </w:t>
      </w:r>
      <w:r w:rsidR="008652E9" w:rsidRPr="00687AE9">
        <w:rPr>
          <w:rFonts w:ascii="Arial" w:hAnsi="Arial" w:cs="Arial"/>
          <w:sz w:val="24"/>
          <w:szCs w:val="24"/>
        </w:rPr>
        <w:t>com</w:t>
      </w:r>
      <w:r w:rsidR="007F0932" w:rsidRPr="00687AE9">
        <w:rPr>
          <w:rFonts w:ascii="Arial" w:hAnsi="Arial" w:cs="Arial"/>
          <w:sz w:val="24"/>
          <w:szCs w:val="24"/>
        </w:rPr>
        <w:t xml:space="preserve"> parâmetros </w:t>
      </w:r>
      <w:r w:rsidR="009E13FA" w:rsidRPr="00687AE9">
        <w:rPr>
          <w:rFonts w:ascii="Arial" w:hAnsi="Arial" w:cs="Arial"/>
          <w:sz w:val="24"/>
          <w:szCs w:val="24"/>
        </w:rPr>
        <w:t xml:space="preserve">de </w:t>
      </w:r>
      <w:r w:rsidR="007F0932" w:rsidRPr="00687AE9">
        <w:rPr>
          <w:rFonts w:ascii="Arial" w:hAnsi="Arial" w:cs="Arial"/>
          <w:sz w:val="24"/>
          <w:szCs w:val="24"/>
        </w:rPr>
        <w:t xml:space="preserve">coleta de dados </w:t>
      </w:r>
      <w:r w:rsidR="008652E9" w:rsidRPr="00687AE9">
        <w:rPr>
          <w:rFonts w:ascii="Arial" w:hAnsi="Arial" w:cs="Arial"/>
          <w:sz w:val="24"/>
          <w:szCs w:val="24"/>
        </w:rPr>
        <w:t>úteis na geração de</w:t>
      </w:r>
      <w:r w:rsidR="009E13FA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 xml:space="preserve">informações e relatórios para </w:t>
      </w:r>
      <w:r w:rsidR="008652E9" w:rsidRPr="00687AE9">
        <w:rPr>
          <w:rFonts w:ascii="Arial" w:hAnsi="Arial" w:cs="Arial"/>
          <w:sz w:val="24"/>
          <w:szCs w:val="24"/>
        </w:rPr>
        <w:t>uso n</w:t>
      </w:r>
      <w:r w:rsidR="007F0932" w:rsidRPr="00687AE9">
        <w:rPr>
          <w:rFonts w:ascii="Arial" w:hAnsi="Arial" w:cs="Arial"/>
          <w:sz w:val="24"/>
          <w:szCs w:val="24"/>
        </w:rPr>
        <w:t xml:space="preserve">a </w:t>
      </w:r>
      <w:r w:rsidR="009E13FA" w:rsidRPr="00687AE9">
        <w:rPr>
          <w:rFonts w:ascii="Arial" w:hAnsi="Arial" w:cs="Arial"/>
          <w:sz w:val="24"/>
          <w:szCs w:val="24"/>
        </w:rPr>
        <w:t xml:space="preserve">operação </w:t>
      </w:r>
      <w:r w:rsidR="007F0932" w:rsidRPr="00687AE9">
        <w:rPr>
          <w:rFonts w:ascii="Arial" w:hAnsi="Arial" w:cs="Arial"/>
          <w:sz w:val="24"/>
          <w:szCs w:val="24"/>
        </w:rPr>
        <w:t>e tática policial</w:t>
      </w:r>
      <w:r w:rsidR="00B9164B">
        <w:rPr>
          <w:rFonts w:ascii="Arial" w:hAnsi="Arial" w:cs="Arial"/>
          <w:sz w:val="24"/>
          <w:szCs w:val="24"/>
        </w:rPr>
        <w:t>,</w:t>
      </w:r>
      <w:r w:rsidR="008652E9" w:rsidRPr="00687AE9">
        <w:rPr>
          <w:rFonts w:ascii="Arial" w:hAnsi="Arial" w:cs="Arial"/>
          <w:sz w:val="24"/>
          <w:szCs w:val="24"/>
        </w:rPr>
        <w:t xml:space="preserve"> e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D01531" w:rsidRPr="00687AE9">
        <w:rPr>
          <w:rFonts w:ascii="Arial" w:hAnsi="Arial" w:cs="Arial"/>
          <w:sz w:val="24"/>
          <w:szCs w:val="24"/>
        </w:rPr>
        <w:t xml:space="preserve">também </w:t>
      </w:r>
      <w:r w:rsidR="007F0932" w:rsidRPr="00687AE9">
        <w:rPr>
          <w:rFonts w:ascii="Arial" w:hAnsi="Arial" w:cs="Arial"/>
          <w:sz w:val="24"/>
          <w:szCs w:val="24"/>
        </w:rPr>
        <w:t xml:space="preserve">para a gestão estratégica </w:t>
      </w:r>
      <w:r w:rsidR="00A26651" w:rsidRPr="00687AE9">
        <w:rPr>
          <w:rFonts w:ascii="Arial" w:hAnsi="Arial" w:cs="Arial"/>
          <w:sz w:val="24"/>
          <w:szCs w:val="24"/>
        </w:rPr>
        <w:t xml:space="preserve">de </w:t>
      </w:r>
      <w:r w:rsidR="007F0932" w:rsidRPr="00687AE9">
        <w:rPr>
          <w:rFonts w:ascii="Arial" w:hAnsi="Arial" w:cs="Arial"/>
          <w:sz w:val="24"/>
          <w:szCs w:val="24"/>
        </w:rPr>
        <w:t xml:space="preserve">políticas públicas. </w:t>
      </w:r>
    </w:p>
    <w:p w:rsidR="007F0932" w:rsidRPr="00687AE9" w:rsidRDefault="00895607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Isso </w:t>
      </w:r>
      <w:r w:rsidR="008652E9" w:rsidRPr="00687AE9">
        <w:rPr>
          <w:rFonts w:ascii="Arial" w:hAnsi="Arial" w:cs="Arial"/>
          <w:sz w:val="24"/>
          <w:szCs w:val="24"/>
        </w:rPr>
        <w:t>significou</w:t>
      </w:r>
      <w:r w:rsidRPr="00687AE9">
        <w:rPr>
          <w:rFonts w:ascii="Arial" w:hAnsi="Arial" w:cs="Arial"/>
          <w:sz w:val="24"/>
          <w:szCs w:val="24"/>
        </w:rPr>
        <w:t xml:space="preserve"> dizer que </w:t>
      </w:r>
      <w:r w:rsidR="007F0932" w:rsidRPr="00687AE9">
        <w:rPr>
          <w:rFonts w:ascii="Arial" w:hAnsi="Arial" w:cs="Arial"/>
          <w:sz w:val="24"/>
          <w:szCs w:val="24"/>
        </w:rPr>
        <w:t>os parâmetros d</w:t>
      </w:r>
      <w:r w:rsidRPr="00687AE9">
        <w:rPr>
          <w:rFonts w:ascii="Arial" w:hAnsi="Arial" w:cs="Arial"/>
          <w:sz w:val="24"/>
          <w:szCs w:val="24"/>
        </w:rPr>
        <w:t>es</w:t>
      </w:r>
      <w:r w:rsidR="009A502F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e novo</w:t>
      </w:r>
      <w:r w:rsidR="007F0932" w:rsidRPr="00687AE9">
        <w:rPr>
          <w:rFonts w:ascii="Arial" w:hAnsi="Arial" w:cs="Arial"/>
          <w:sz w:val="24"/>
          <w:szCs w:val="24"/>
        </w:rPr>
        <w:t xml:space="preserve"> sistema </w:t>
      </w:r>
      <w:r w:rsidR="003B3871" w:rsidRPr="00687AE9">
        <w:rPr>
          <w:rFonts w:ascii="Arial" w:hAnsi="Arial" w:cs="Arial"/>
          <w:sz w:val="24"/>
          <w:szCs w:val="24"/>
        </w:rPr>
        <w:t>(</w:t>
      </w:r>
      <w:r w:rsidR="00D20619" w:rsidRPr="00687AE9">
        <w:rPr>
          <w:rFonts w:ascii="Arial" w:hAnsi="Arial" w:cs="Arial"/>
          <w:sz w:val="24"/>
          <w:szCs w:val="24"/>
        </w:rPr>
        <w:t>SINESP</w:t>
      </w:r>
      <w:r w:rsidR="003B3871" w:rsidRPr="00687AE9">
        <w:rPr>
          <w:rFonts w:ascii="Arial" w:hAnsi="Arial" w:cs="Arial"/>
          <w:sz w:val="24"/>
          <w:szCs w:val="24"/>
        </w:rPr>
        <w:t xml:space="preserve">) </w:t>
      </w:r>
      <w:r w:rsidR="008652E9" w:rsidRPr="00687AE9">
        <w:rPr>
          <w:rFonts w:ascii="Arial" w:hAnsi="Arial" w:cs="Arial"/>
          <w:sz w:val="24"/>
          <w:szCs w:val="24"/>
        </w:rPr>
        <w:t>dependeriam</w:t>
      </w:r>
      <w:r w:rsidR="007F0932" w:rsidRPr="00687AE9">
        <w:rPr>
          <w:rFonts w:ascii="Arial" w:hAnsi="Arial" w:cs="Arial"/>
          <w:sz w:val="24"/>
          <w:szCs w:val="24"/>
        </w:rPr>
        <w:t>, antes de tudo</w:t>
      </w:r>
      <w:r w:rsidR="008652E9" w:rsidRPr="00687AE9">
        <w:rPr>
          <w:rFonts w:ascii="Arial" w:hAnsi="Arial" w:cs="Arial"/>
          <w:sz w:val="24"/>
          <w:szCs w:val="24"/>
        </w:rPr>
        <w:t>,</w:t>
      </w:r>
      <w:r w:rsidR="008D0BF8" w:rsidRPr="00687AE9">
        <w:rPr>
          <w:rFonts w:ascii="Arial" w:hAnsi="Arial" w:cs="Arial"/>
          <w:sz w:val="24"/>
          <w:szCs w:val="24"/>
        </w:rPr>
        <w:t xml:space="preserve"> de uma</w:t>
      </w:r>
      <w:r w:rsidR="007F0932" w:rsidRPr="00687AE9">
        <w:rPr>
          <w:rFonts w:ascii="Arial" w:hAnsi="Arial" w:cs="Arial"/>
          <w:sz w:val="24"/>
          <w:szCs w:val="24"/>
        </w:rPr>
        <w:t xml:space="preserve"> padronização metodológica</w:t>
      </w:r>
      <w:r w:rsidR="00491362" w:rsidRPr="00687AE9">
        <w:rPr>
          <w:rFonts w:ascii="Arial" w:hAnsi="Arial" w:cs="Arial"/>
          <w:sz w:val="24"/>
          <w:szCs w:val="24"/>
        </w:rPr>
        <w:t xml:space="preserve"> básica</w:t>
      </w:r>
      <w:r w:rsidR="00A26651" w:rsidRPr="00687AE9">
        <w:rPr>
          <w:rFonts w:ascii="Arial" w:hAnsi="Arial" w:cs="Arial"/>
          <w:sz w:val="24"/>
          <w:szCs w:val="24"/>
        </w:rPr>
        <w:t>,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A26651" w:rsidRPr="00687AE9">
        <w:rPr>
          <w:rFonts w:ascii="Arial" w:hAnsi="Arial" w:cs="Arial"/>
          <w:sz w:val="24"/>
          <w:szCs w:val="24"/>
        </w:rPr>
        <w:t xml:space="preserve">que era a padronização dos campos a serem preenchidos na coleta de dados dos boletins de ocorrências em todos os 27 </w:t>
      </w:r>
      <w:r w:rsidR="00F8775E">
        <w:rPr>
          <w:rFonts w:ascii="Arial" w:hAnsi="Arial" w:cs="Arial"/>
          <w:sz w:val="24"/>
          <w:szCs w:val="24"/>
        </w:rPr>
        <w:t>e</w:t>
      </w:r>
      <w:r w:rsidR="00A26651" w:rsidRPr="00687AE9">
        <w:rPr>
          <w:rFonts w:ascii="Arial" w:hAnsi="Arial" w:cs="Arial"/>
          <w:sz w:val="24"/>
          <w:szCs w:val="24"/>
        </w:rPr>
        <w:t>stados do país</w:t>
      </w:r>
      <w:r w:rsidR="007F0932" w:rsidRPr="00687AE9">
        <w:rPr>
          <w:rFonts w:ascii="Arial" w:hAnsi="Arial" w:cs="Arial"/>
          <w:sz w:val="24"/>
          <w:szCs w:val="24"/>
        </w:rPr>
        <w:t>.</w:t>
      </w:r>
    </w:p>
    <w:p w:rsidR="00895607" w:rsidRPr="00687AE9" w:rsidRDefault="00895607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952758" w:rsidRDefault="00952758" w:rsidP="00013478">
      <w:pPr>
        <w:spacing w:after="0" w:line="360" w:lineRule="auto"/>
        <w:ind w:right="11"/>
        <w:contextualSpacing/>
        <w:jc w:val="both"/>
        <w:rPr>
          <w:ins w:id="40" w:author="SEAD" w:date="2019-12-09T15:14:00Z"/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&lt;H2&gt;</w:t>
      </w:r>
      <w:r w:rsidR="00706B30" w:rsidRPr="00687AE9">
        <w:rPr>
          <w:rFonts w:ascii="Arial" w:hAnsi="Arial" w:cs="Arial"/>
          <w:b/>
          <w:sz w:val="24"/>
          <w:szCs w:val="24"/>
        </w:rPr>
        <w:t>Parametrização do m</w:t>
      </w:r>
      <w:r w:rsidRPr="00687AE9">
        <w:rPr>
          <w:rFonts w:ascii="Arial" w:hAnsi="Arial" w:cs="Arial"/>
          <w:b/>
          <w:sz w:val="24"/>
          <w:szCs w:val="24"/>
        </w:rPr>
        <w:t xml:space="preserve">odelo </w:t>
      </w:r>
      <w:r w:rsidR="00D20619" w:rsidRPr="00687AE9">
        <w:rPr>
          <w:rFonts w:ascii="Arial" w:hAnsi="Arial" w:cs="Arial"/>
          <w:b/>
          <w:sz w:val="24"/>
          <w:szCs w:val="24"/>
        </w:rPr>
        <w:t>n</w:t>
      </w:r>
      <w:r w:rsidRPr="00687AE9">
        <w:rPr>
          <w:rFonts w:ascii="Arial" w:hAnsi="Arial" w:cs="Arial"/>
          <w:b/>
          <w:sz w:val="24"/>
          <w:szCs w:val="24"/>
        </w:rPr>
        <w:t xml:space="preserve">acional </w:t>
      </w:r>
      <w:r w:rsidR="00706B30" w:rsidRPr="00687AE9">
        <w:rPr>
          <w:rFonts w:ascii="Arial" w:hAnsi="Arial" w:cs="Arial"/>
          <w:b/>
          <w:sz w:val="24"/>
          <w:szCs w:val="24"/>
        </w:rPr>
        <w:t>de coleta de dados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&lt;H2&gt;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</w:p>
    <w:p w:rsidR="005531BF" w:rsidRPr="00687AE9" w:rsidRDefault="005531BF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 parametrização</w:t>
      </w:r>
      <w:r w:rsidR="00D20619" w:rsidRPr="00687AE9">
        <w:rPr>
          <w:rFonts w:ascii="Arial" w:hAnsi="Arial" w:cs="Arial"/>
          <w:sz w:val="24"/>
          <w:szCs w:val="24"/>
        </w:rPr>
        <w:t xml:space="preserve">, ou seja, os </w:t>
      </w:r>
      <w:r w:rsidR="003B3871" w:rsidRPr="00687AE9">
        <w:rPr>
          <w:rFonts w:ascii="Arial" w:hAnsi="Arial" w:cs="Arial"/>
          <w:sz w:val="24"/>
          <w:szCs w:val="24"/>
        </w:rPr>
        <w:t>parâmetros mínimos a serem preenchidos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3B3871" w:rsidRPr="00687AE9">
        <w:rPr>
          <w:rFonts w:ascii="Arial" w:hAnsi="Arial" w:cs="Arial"/>
          <w:sz w:val="24"/>
          <w:szCs w:val="24"/>
        </w:rPr>
        <w:t>n</w:t>
      </w:r>
      <w:r w:rsidR="002428E6" w:rsidRPr="00687AE9">
        <w:rPr>
          <w:rFonts w:ascii="Arial" w:hAnsi="Arial" w:cs="Arial"/>
          <w:sz w:val="24"/>
          <w:szCs w:val="24"/>
        </w:rPr>
        <w:t>a</w:t>
      </w:r>
      <w:r w:rsidRPr="00687AE9">
        <w:rPr>
          <w:rFonts w:ascii="Arial" w:hAnsi="Arial" w:cs="Arial"/>
          <w:sz w:val="24"/>
          <w:szCs w:val="24"/>
        </w:rPr>
        <w:t xml:space="preserve"> coleta</w:t>
      </w:r>
      <w:r w:rsidR="002428E6" w:rsidRPr="00687AE9">
        <w:rPr>
          <w:rFonts w:ascii="Arial" w:hAnsi="Arial" w:cs="Arial"/>
          <w:sz w:val="24"/>
          <w:szCs w:val="24"/>
        </w:rPr>
        <w:t xml:space="preserve"> de dados</w:t>
      </w:r>
      <w:r w:rsidR="009A502F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87AE9">
        <w:rPr>
          <w:rFonts w:ascii="Arial" w:hAnsi="Arial" w:cs="Arial"/>
          <w:sz w:val="24"/>
          <w:szCs w:val="24"/>
        </w:rPr>
        <w:t>foi pensada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inicialmente pela SENASP em parceria com representantes de todos os estados</w:t>
      </w:r>
      <w:r w:rsidR="00895607" w:rsidRPr="00687AE9">
        <w:rPr>
          <w:rFonts w:ascii="Arial" w:hAnsi="Arial" w:cs="Arial"/>
          <w:sz w:val="24"/>
          <w:szCs w:val="24"/>
        </w:rPr>
        <w:t xml:space="preserve"> brasileiros</w:t>
      </w:r>
      <w:r w:rsidRPr="00687AE9">
        <w:rPr>
          <w:rFonts w:ascii="Arial" w:hAnsi="Arial" w:cs="Arial"/>
          <w:sz w:val="24"/>
          <w:szCs w:val="24"/>
        </w:rPr>
        <w:t xml:space="preserve">, em uma reunião ocorrida em maio de 2012 </w:t>
      </w:r>
      <w:r w:rsidR="00895607" w:rsidRPr="00687AE9">
        <w:rPr>
          <w:rFonts w:ascii="Arial" w:hAnsi="Arial" w:cs="Arial"/>
          <w:sz w:val="24"/>
          <w:szCs w:val="24"/>
        </w:rPr>
        <w:t xml:space="preserve">no Distrito Federal, </w:t>
      </w:r>
      <w:r w:rsidRPr="00687AE9">
        <w:rPr>
          <w:rFonts w:ascii="Arial" w:hAnsi="Arial" w:cs="Arial"/>
          <w:sz w:val="24"/>
          <w:szCs w:val="24"/>
        </w:rPr>
        <w:t xml:space="preserve">em Brasília. </w:t>
      </w:r>
      <w:r w:rsidR="004C0978" w:rsidRPr="00687AE9">
        <w:rPr>
          <w:rFonts w:ascii="Arial" w:hAnsi="Arial" w:cs="Arial"/>
          <w:sz w:val="24"/>
          <w:szCs w:val="24"/>
        </w:rPr>
        <w:t>Nes</w:t>
      </w:r>
      <w:r w:rsidR="009A502F">
        <w:rPr>
          <w:rFonts w:ascii="Arial" w:hAnsi="Arial" w:cs="Arial"/>
          <w:sz w:val="24"/>
          <w:szCs w:val="24"/>
        </w:rPr>
        <w:t>s</w:t>
      </w:r>
      <w:r w:rsidR="004C0978" w:rsidRPr="00687AE9">
        <w:rPr>
          <w:rFonts w:ascii="Arial" w:hAnsi="Arial" w:cs="Arial"/>
          <w:sz w:val="24"/>
          <w:szCs w:val="24"/>
        </w:rPr>
        <w:t xml:space="preserve">a reunião, </w:t>
      </w:r>
      <w:r w:rsidRPr="00687AE9">
        <w:rPr>
          <w:rFonts w:ascii="Arial" w:hAnsi="Arial" w:cs="Arial"/>
          <w:sz w:val="24"/>
          <w:szCs w:val="24"/>
        </w:rPr>
        <w:t xml:space="preserve">os representantes dos </w:t>
      </w:r>
      <w:r w:rsidR="00343061">
        <w:rPr>
          <w:rFonts w:ascii="Arial" w:hAnsi="Arial" w:cs="Arial"/>
          <w:sz w:val="24"/>
          <w:szCs w:val="24"/>
        </w:rPr>
        <w:t>e</w:t>
      </w:r>
      <w:r w:rsidR="00343061" w:rsidRPr="00687AE9">
        <w:rPr>
          <w:rFonts w:ascii="Arial" w:hAnsi="Arial" w:cs="Arial"/>
          <w:sz w:val="24"/>
          <w:szCs w:val="24"/>
        </w:rPr>
        <w:t xml:space="preserve">stados </w:t>
      </w:r>
      <w:r w:rsidRPr="00687AE9">
        <w:rPr>
          <w:rFonts w:ascii="Arial" w:hAnsi="Arial" w:cs="Arial"/>
          <w:sz w:val="24"/>
          <w:szCs w:val="24"/>
        </w:rPr>
        <w:t xml:space="preserve">e do Distrito Federal definiram </w:t>
      </w:r>
      <w:r w:rsidR="002428E6" w:rsidRPr="00687AE9">
        <w:rPr>
          <w:rFonts w:ascii="Arial" w:hAnsi="Arial" w:cs="Arial"/>
          <w:sz w:val="24"/>
          <w:szCs w:val="24"/>
        </w:rPr>
        <w:t xml:space="preserve">um </w:t>
      </w:r>
      <w:r w:rsidR="00895607" w:rsidRPr="00687AE9">
        <w:rPr>
          <w:rFonts w:ascii="Arial" w:hAnsi="Arial" w:cs="Arial"/>
          <w:b/>
          <w:sz w:val="24"/>
          <w:szCs w:val="24"/>
        </w:rPr>
        <w:t>m</w:t>
      </w:r>
      <w:r w:rsidRPr="00687AE9">
        <w:rPr>
          <w:rFonts w:ascii="Arial" w:hAnsi="Arial" w:cs="Arial"/>
          <w:b/>
          <w:sz w:val="24"/>
          <w:szCs w:val="24"/>
        </w:rPr>
        <w:t xml:space="preserve">odelo </w:t>
      </w:r>
      <w:r w:rsidR="00895607" w:rsidRPr="00687AE9">
        <w:rPr>
          <w:rFonts w:ascii="Arial" w:hAnsi="Arial" w:cs="Arial"/>
          <w:b/>
          <w:sz w:val="24"/>
          <w:szCs w:val="24"/>
        </w:rPr>
        <w:t>n</w:t>
      </w:r>
      <w:r w:rsidRPr="00687AE9">
        <w:rPr>
          <w:rFonts w:ascii="Arial" w:hAnsi="Arial" w:cs="Arial"/>
          <w:b/>
          <w:sz w:val="24"/>
          <w:szCs w:val="24"/>
        </w:rPr>
        <w:t>acional do Boletim de Ocorrência</w:t>
      </w:r>
      <w:r w:rsidR="00895607" w:rsidRPr="00687AE9">
        <w:rPr>
          <w:rFonts w:ascii="Arial" w:hAnsi="Arial" w:cs="Arial"/>
          <w:b/>
          <w:sz w:val="24"/>
          <w:szCs w:val="24"/>
        </w:rPr>
        <w:t xml:space="preserve"> (BO), </w:t>
      </w:r>
      <w:r w:rsidR="00895607" w:rsidRPr="00687AE9">
        <w:rPr>
          <w:rFonts w:ascii="Arial" w:hAnsi="Arial" w:cs="Arial"/>
          <w:sz w:val="24"/>
          <w:szCs w:val="24"/>
        </w:rPr>
        <w:t xml:space="preserve">que apresentava alguns campos e conteúdos mínimos padronizados </w:t>
      </w:r>
      <w:r w:rsidR="009E13FA" w:rsidRPr="00687AE9">
        <w:rPr>
          <w:rFonts w:ascii="Arial" w:hAnsi="Arial" w:cs="Arial"/>
          <w:sz w:val="24"/>
          <w:szCs w:val="24"/>
        </w:rPr>
        <w:t>a serem preenchidos no</w:t>
      </w:r>
      <w:r w:rsidR="00895607" w:rsidRPr="00687AE9">
        <w:rPr>
          <w:rFonts w:ascii="Arial" w:hAnsi="Arial" w:cs="Arial"/>
          <w:sz w:val="24"/>
          <w:szCs w:val="24"/>
        </w:rPr>
        <w:t xml:space="preserve"> documento</w:t>
      </w:r>
      <w:r w:rsidRPr="00687AE9">
        <w:rPr>
          <w:rFonts w:ascii="Arial" w:hAnsi="Arial" w:cs="Arial"/>
          <w:b/>
          <w:sz w:val="24"/>
          <w:szCs w:val="24"/>
        </w:rPr>
        <w:t>.</w:t>
      </w:r>
    </w:p>
    <w:p w:rsidR="008D0BF8" w:rsidRPr="00687AE9" w:rsidRDefault="00952758" w:rsidP="00013478">
      <w:pPr>
        <w:spacing w:after="0" w:line="360" w:lineRule="auto"/>
        <w:ind w:firstLine="698"/>
        <w:contextualSpacing/>
        <w:jc w:val="both"/>
        <w:rPr>
          <w:rFonts w:ascii="Arial" w:hAnsi="Arial" w:cs="Arial"/>
          <w:sz w:val="24"/>
          <w:szCs w:val="24"/>
        </w:rPr>
      </w:pPr>
      <w:commentRangeStart w:id="41"/>
      <w:r w:rsidRPr="00687AE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57700" cy="3923509"/>
            <wp:effectExtent l="0" t="0" r="0" b="1270"/>
            <wp:docPr id="30" name="Imagem 30" descr="Policial Policial Policial Pol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licial Policial Policial Policial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79" t="-562" r="19071" b="562"/>
                    <a:stretch/>
                  </pic:blipFill>
                  <pic:spPr bwMode="auto">
                    <a:xfrm>
                      <a:off x="0" y="0"/>
                      <a:ext cx="4482372" cy="39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commentRangeEnd w:id="41"/>
      <w:r w:rsidR="005531BF">
        <w:rPr>
          <w:rStyle w:val="Refdecomentrio"/>
        </w:rPr>
        <w:commentReference w:id="41"/>
      </w:r>
    </w:p>
    <w:p w:rsidR="008D17CD" w:rsidRPr="00687AE9" w:rsidDel="005531BF" w:rsidRDefault="00C7541F" w:rsidP="00013478">
      <w:pPr>
        <w:spacing w:after="0" w:line="240" w:lineRule="auto"/>
        <w:contextualSpacing/>
        <w:jc w:val="both"/>
        <w:rPr>
          <w:del w:id="42" w:author="SEAD" w:date="2019-12-09T15:14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 xml:space="preserve">Figura </w:t>
      </w:r>
      <w:r w:rsidR="009D6562" w:rsidRPr="00687AE9">
        <w:rPr>
          <w:rFonts w:ascii="Arial" w:hAnsi="Arial" w:cs="Arial"/>
          <w:b/>
          <w:color w:val="FF0000"/>
          <w:sz w:val="24"/>
          <w:szCs w:val="24"/>
        </w:rPr>
        <w:t>4</w:t>
      </w:r>
      <w:r w:rsidR="008D0BF8" w:rsidRPr="00687AE9">
        <w:rPr>
          <w:rFonts w:ascii="Arial" w:hAnsi="Arial" w:cs="Arial"/>
          <w:b/>
          <w:color w:val="FF0000"/>
          <w:sz w:val="24"/>
          <w:szCs w:val="24"/>
        </w:rPr>
        <w:t>:</w:t>
      </w:r>
      <w:r w:rsidR="008D0BF8" w:rsidRPr="00687AE9">
        <w:rPr>
          <w:rFonts w:ascii="Arial" w:hAnsi="Arial" w:cs="Arial"/>
          <w:color w:val="FF0000"/>
          <w:sz w:val="24"/>
          <w:szCs w:val="24"/>
        </w:rPr>
        <w:t xml:space="preserve"> Modelo </w:t>
      </w:r>
      <w:r w:rsidR="00D20619" w:rsidRPr="00687AE9">
        <w:rPr>
          <w:rFonts w:ascii="Arial" w:hAnsi="Arial" w:cs="Arial"/>
          <w:color w:val="FF0000"/>
          <w:sz w:val="24"/>
          <w:szCs w:val="24"/>
        </w:rPr>
        <w:t>n</w:t>
      </w:r>
      <w:r w:rsidR="008D0BF8" w:rsidRPr="00687AE9">
        <w:rPr>
          <w:rFonts w:ascii="Arial" w:hAnsi="Arial" w:cs="Arial"/>
          <w:color w:val="FF0000"/>
          <w:sz w:val="24"/>
          <w:szCs w:val="24"/>
        </w:rPr>
        <w:t xml:space="preserve">acional de </w:t>
      </w:r>
      <w:r w:rsidR="00AE65E9">
        <w:rPr>
          <w:rFonts w:ascii="Arial" w:hAnsi="Arial" w:cs="Arial"/>
          <w:color w:val="FF0000"/>
          <w:sz w:val="24"/>
          <w:szCs w:val="24"/>
        </w:rPr>
        <w:t>B</w:t>
      </w:r>
      <w:r w:rsidR="00D20619" w:rsidRPr="00687AE9">
        <w:rPr>
          <w:rFonts w:ascii="Arial" w:hAnsi="Arial" w:cs="Arial"/>
          <w:color w:val="FF0000"/>
          <w:sz w:val="24"/>
          <w:szCs w:val="24"/>
        </w:rPr>
        <w:t xml:space="preserve">oletim </w:t>
      </w:r>
      <w:r w:rsidR="008D0BF8" w:rsidRPr="00687AE9">
        <w:rPr>
          <w:rFonts w:ascii="Arial" w:hAnsi="Arial" w:cs="Arial"/>
          <w:color w:val="FF0000"/>
          <w:sz w:val="24"/>
          <w:szCs w:val="24"/>
        </w:rPr>
        <w:t xml:space="preserve">de </w:t>
      </w:r>
      <w:r w:rsidR="00AE65E9">
        <w:rPr>
          <w:rFonts w:ascii="Arial" w:hAnsi="Arial" w:cs="Arial"/>
          <w:color w:val="FF0000"/>
          <w:sz w:val="24"/>
          <w:szCs w:val="24"/>
        </w:rPr>
        <w:t>O</w:t>
      </w:r>
      <w:r w:rsidR="008D0BF8" w:rsidRPr="00687AE9">
        <w:rPr>
          <w:rFonts w:ascii="Arial" w:hAnsi="Arial" w:cs="Arial"/>
          <w:color w:val="FF0000"/>
          <w:sz w:val="24"/>
          <w:szCs w:val="24"/>
        </w:rPr>
        <w:t>corrência</w:t>
      </w:r>
      <w:r w:rsidR="00D20619" w:rsidRPr="00687AE9">
        <w:rPr>
          <w:rFonts w:ascii="Arial" w:hAnsi="Arial" w:cs="Arial"/>
          <w:color w:val="FF0000"/>
          <w:sz w:val="24"/>
          <w:szCs w:val="24"/>
        </w:rPr>
        <w:t xml:space="preserve"> (BO)</w:t>
      </w:r>
      <w:r w:rsidR="008D0BF8" w:rsidRPr="00687AE9">
        <w:rPr>
          <w:rFonts w:ascii="Arial" w:hAnsi="Arial" w:cs="Arial"/>
          <w:color w:val="FF0000"/>
          <w:sz w:val="24"/>
          <w:szCs w:val="24"/>
        </w:rPr>
        <w:t>.</w:t>
      </w:r>
      <w:ins w:id="43" w:author="SEAD" w:date="2019-12-09T15:14:00Z">
        <w:r w:rsidR="005531BF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8D0BF8" w:rsidRPr="00687AE9" w:rsidRDefault="002428E6" w:rsidP="00013478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color w:val="FF0000"/>
          <w:sz w:val="24"/>
          <w:szCs w:val="24"/>
        </w:rPr>
        <w:t>Shutterstock</w:t>
      </w:r>
      <w:proofErr w:type="spellEnd"/>
      <w:r w:rsidRPr="00687AE9">
        <w:rPr>
          <w:rFonts w:ascii="Arial" w:hAnsi="Arial" w:cs="Arial"/>
          <w:color w:val="FF0000"/>
          <w:sz w:val="24"/>
          <w:szCs w:val="24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077647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(2019).</w:t>
      </w:r>
    </w:p>
    <w:p w:rsidR="008D0BF8" w:rsidRPr="00687AE9" w:rsidRDefault="008D0BF8" w:rsidP="00013478">
      <w:pPr>
        <w:spacing w:after="0" w:line="360" w:lineRule="auto"/>
        <w:ind w:firstLine="698"/>
        <w:contextualSpacing/>
        <w:jc w:val="both"/>
        <w:rPr>
          <w:rFonts w:ascii="Arial" w:hAnsi="Arial" w:cs="Arial"/>
          <w:sz w:val="24"/>
          <w:szCs w:val="24"/>
        </w:rPr>
      </w:pPr>
    </w:p>
    <w:p w:rsidR="00895607" w:rsidRDefault="007F0932" w:rsidP="00013478">
      <w:pPr>
        <w:spacing w:after="0" w:line="360" w:lineRule="auto"/>
        <w:contextualSpacing/>
        <w:jc w:val="both"/>
        <w:rPr>
          <w:ins w:id="44" w:author="SEAD" w:date="2019-12-09T15:16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Est</w:t>
      </w:r>
      <w:r w:rsidR="00B04A79" w:rsidRPr="00687AE9">
        <w:rPr>
          <w:rFonts w:ascii="Arial" w:hAnsi="Arial" w:cs="Arial"/>
          <w:sz w:val="24"/>
          <w:szCs w:val="24"/>
        </w:rPr>
        <w:t xml:space="preserve">e </w:t>
      </w:r>
      <w:r w:rsidR="00B04A79" w:rsidRPr="00687AE9">
        <w:rPr>
          <w:rFonts w:ascii="Arial" w:hAnsi="Arial" w:cs="Arial"/>
          <w:b/>
          <w:sz w:val="24"/>
          <w:szCs w:val="24"/>
        </w:rPr>
        <w:t xml:space="preserve">novo modelo nacional </w:t>
      </w:r>
      <w:r w:rsidR="00895607" w:rsidRPr="00687AE9">
        <w:rPr>
          <w:rFonts w:ascii="Arial" w:hAnsi="Arial" w:cs="Arial"/>
          <w:b/>
          <w:sz w:val="24"/>
          <w:szCs w:val="24"/>
        </w:rPr>
        <w:t>do BO</w:t>
      </w:r>
      <w:r w:rsidR="00895607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estabeleceu </w:t>
      </w:r>
      <w:r w:rsidR="00895607" w:rsidRPr="00687AE9">
        <w:rPr>
          <w:rFonts w:ascii="Arial" w:hAnsi="Arial" w:cs="Arial"/>
          <w:sz w:val="24"/>
          <w:szCs w:val="24"/>
        </w:rPr>
        <w:t xml:space="preserve">informações e </w:t>
      </w:r>
      <w:r w:rsidRPr="00687AE9">
        <w:rPr>
          <w:rFonts w:ascii="Arial" w:hAnsi="Arial" w:cs="Arial"/>
          <w:sz w:val="24"/>
          <w:szCs w:val="24"/>
        </w:rPr>
        <w:t xml:space="preserve">dados mínimos que qualquer </w:t>
      </w:r>
      <w:r w:rsidR="00731BD6">
        <w:rPr>
          <w:rFonts w:ascii="Arial" w:hAnsi="Arial" w:cs="Arial"/>
          <w:sz w:val="24"/>
          <w:szCs w:val="24"/>
        </w:rPr>
        <w:t>B</w:t>
      </w:r>
      <w:r w:rsidRPr="00687AE9">
        <w:rPr>
          <w:rFonts w:ascii="Arial" w:hAnsi="Arial" w:cs="Arial"/>
          <w:sz w:val="24"/>
          <w:szCs w:val="24"/>
        </w:rPr>
        <w:t xml:space="preserve">oletim de </w:t>
      </w:r>
      <w:r w:rsidR="00731BD6">
        <w:rPr>
          <w:rFonts w:ascii="Arial" w:hAnsi="Arial" w:cs="Arial"/>
          <w:sz w:val="24"/>
          <w:szCs w:val="24"/>
        </w:rPr>
        <w:t>O</w:t>
      </w:r>
      <w:r w:rsidRPr="00687AE9">
        <w:rPr>
          <w:rFonts w:ascii="Arial" w:hAnsi="Arial" w:cs="Arial"/>
          <w:sz w:val="24"/>
          <w:szCs w:val="24"/>
        </w:rPr>
        <w:t xml:space="preserve">corrência registrado </w:t>
      </w:r>
      <w:r w:rsidR="00575FA1" w:rsidRPr="00687AE9">
        <w:rPr>
          <w:rFonts w:ascii="Arial" w:hAnsi="Arial" w:cs="Arial"/>
          <w:sz w:val="24"/>
          <w:szCs w:val="24"/>
        </w:rPr>
        <w:t xml:space="preserve">em </w:t>
      </w:r>
      <w:r w:rsidRPr="00687AE9">
        <w:rPr>
          <w:rFonts w:ascii="Arial" w:hAnsi="Arial" w:cs="Arial"/>
          <w:sz w:val="24"/>
          <w:szCs w:val="24"/>
        </w:rPr>
        <w:t xml:space="preserve">delegacias ou postos policiais do país </w:t>
      </w:r>
      <w:proofErr w:type="gramStart"/>
      <w:r w:rsidRPr="00687AE9">
        <w:rPr>
          <w:rFonts w:ascii="Arial" w:hAnsi="Arial" w:cs="Arial"/>
          <w:sz w:val="24"/>
          <w:szCs w:val="24"/>
        </w:rPr>
        <w:t>deveriam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</w:t>
      </w:r>
      <w:r w:rsidR="00A26651" w:rsidRPr="00687AE9">
        <w:rPr>
          <w:rFonts w:ascii="Arial" w:hAnsi="Arial" w:cs="Arial"/>
          <w:sz w:val="24"/>
          <w:szCs w:val="24"/>
        </w:rPr>
        <w:t>ter preenchidos</w:t>
      </w:r>
      <w:r w:rsidR="00895607" w:rsidRPr="00687AE9">
        <w:rPr>
          <w:rFonts w:ascii="Arial" w:hAnsi="Arial" w:cs="Arial"/>
          <w:sz w:val="24"/>
          <w:szCs w:val="24"/>
        </w:rPr>
        <w:t xml:space="preserve">, </w:t>
      </w:r>
      <w:r w:rsidR="000C16D0" w:rsidRPr="00687AE9">
        <w:rPr>
          <w:rFonts w:ascii="Arial" w:hAnsi="Arial" w:cs="Arial"/>
          <w:sz w:val="24"/>
          <w:szCs w:val="24"/>
        </w:rPr>
        <w:t xml:space="preserve">tais </w:t>
      </w:r>
      <w:r w:rsidRPr="00687AE9">
        <w:rPr>
          <w:rFonts w:ascii="Arial" w:hAnsi="Arial" w:cs="Arial"/>
          <w:sz w:val="24"/>
          <w:szCs w:val="24"/>
        </w:rPr>
        <w:t>como</w:t>
      </w:r>
      <w:r w:rsidR="001B4130" w:rsidRPr="00687AE9">
        <w:rPr>
          <w:rFonts w:ascii="Arial" w:hAnsi="Arial" w:cs="Arial"/>
          <w:sz w:val="24"/>
          <w:szCs w:val="24"/>
        </w:rPr>
        <w:t>:</w:t>
      </w:r>
      <w:r w:rsidRPr="00687AE9">
        <w:rPr>
          <w:rFonts w:ascii="Arial" w:hAnsi="Arial" w:cs="Arial"/>
          <w:sz w:val="24"/>
          <w:szCs w:val="24"/>
        </w:rPr>
        <w:t xml:space="preserve"> </w:t>
      </w:r>
    </w:p>
    <w:p w:rsidR="00D86963" w:rsidRPr="00687AE9" w:rsidRDefault="00D86963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95607" w:rsidRPr="00687AE9" w:rsidRDefault="00077647" w:rsidP="00013478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commentRangeStart w:id="45"/>
      <w:r>
        <w:rPr>
          <w:rFonts w:ascii="Arial" w:hAnsi="Arial" w:cs="Arial"/>
          <w:sz w:val="24"/>
          <w:szCs w:val="24"/>
        </w:rPr>
        <w:t>D</w:t>
      </w:r>
      <w:r w:rsidR="007F0932" w:rsidRPr="00687AE9">
        <w:rPr>
          <w:rFonts w:ascii="Arial" w:hAnsi="Arial" w:cs="Arial"/>
          <w:sz w:val="24"/>
          <w:szCs w:val="24"/>
        </w:rPr>
        <w:t>ados</w:t>
      </w:r>
      <w:r w:rsidR="00895607" w:rsidRPr="00687AE9">
        <w:rPr>
          <w:rFonts w:ascii="Arial" w:hAnsi="Arial" w:cs="Arial"/>
          <w:sz w:val="24"/>
          <w:szCs w:val="24"/>
        </w:rPr>
        <w:t xml:space="preserve"> pessoais</w:t>
      </w:r>
      <w:r w:rsidR="007F0932" w:rsidRPr="00687AE9">
        <w:rPr>
          <w:rFonts w:ascii="Arial" w:hAnsi="Arial" w:cs="Arial"/>
          <w:sz w:val="24"/>
          <w:szCs w:val="24"/>
        </w:rPr>
        <w:t xml:space="preserve"> do comunicante</w:t>
      </w:r>
      <w:r w:rsidR="00895607" w:rsidRPr="00687AE9">
        <w:rPr>
          <w:rFonts w:ascii="Arial" w:hAnsi="Arial" w:cs="Arial"/>
          <w:sz w:val="24"/>
          <w:szCs w:val="24"/>
        </w:rPr>
        <w:t>.</w:t>
      </w:r>
    </w:p>
    <w:p w:rsidR="00895607" w:rsidRPr="00687AE9" w:rsidRDefault="00077647" w:rsidP="00013478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7F0932" w:rsidRPr="00687AE9">
        <w:rPr>
          <w:rFonts w:ascii="Arial" w:hAnsi="Arial" w:cs="Arial"/>
          <w:sz w:val="24"/>
          <w:szCs w:val="24"/>
        </w:rPr>
        <w:t>ipo penal</w:t>
      </w:r>
      <w:r w:rsidR="009E13FA" w:rsidRPr="00687AE9">
        <w:rPr>
          <w:rFonts w:ascii="Arial" w:hAnsi="Arial" w:cs="Arial"/>
          <w:sz w:val="24"/>
          <w:szCs w:val="24"/>
        </w:rPr>
        <w:t xml:space="preserve"> da ocorrência</w:t>
      </w:r>
      <w:r w:rsidR="009A502F">
        <w:rPr>
          <w:rFonts w:ascii="Arial" w:hAnsi="Arial" w:cs="Arial"/>
          <w:sz w:val="24"/>
          <w:szCs w:val="24"/>
        </w:rPr>
        <w:t>.</w:t>
      </w:r>
    </w:p>
    <w:p w:rsidR="00895607" w:rsidRPr="00687AE9" w:rsidRDefault="00077647" w:rsidP="00013478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7F0932" w:rsidRPr="00687AE9">
        <w:rPr>
          <w:rFonts w:ascii="Arial" w:hAnsi="Arial" w:cs="Arial"/>
          <w:sz w:val="24"/>
          <w:szCs w:val="24"/>
        </w:rPr>
        <w:t>ocal</w:t>
      </w:r>
      <w:r w:rsidR="009E13FA" w:rsidRPr="00687AE9">
        <w:rPr>
          <w:rFonts w:ascii="Arial" w:hAnsi="Arial" w:cs="Arial"/>
          <w:sz w:val="24"/>
          <w:szCs w:val="24"/>
        </w:rPr>
        <w:t xml:space="preserve"> da ocorrência</w:t>
      </w:r>
      <w:r w:rsidR="009A502F">
        <w:rPr>
          <w:rFonts w:ascii="Arial" w:hAnsi="Arial" w:cs="Arial"/>
          <w:sz w:val="24"/>
          <w:szCs w:val="24"/>
        </w:rPr>
        <w:t>.</w:t>
      </w:r>
    </w:p>
    <w:p w:rsidR="00895607" w:rsidRPr="00687AE9" w:rsidRDefault="00077647" w:rsidP="00013478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7F0932" w:rsidRPr="00687AE9">
        <w:rPr>
          <w:rFonts w:ascii="Arial" w:hAnsi="Arial" w:cs="Arial"/>
          <w:sz w:val="24"/>
          <w:szCs w:val="24"/>
        </w:rPr>
        <w:t>ata e hora da ocorrência</w:t>
      </w:r>
      <w:r w:rsidR="00895607" w:rsidRPr="00687AE9">
        <w:rPr>
          <w:rFonts w:ascii="Arial" w:hAnsi="Arial" w:cs="Arial"/>
          <w:sz w:val="24"/>
          <w:szCs w:val="24"/>
        </w:rPr>
        <w:t>.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</w:p>
    <w:p w:rsidR="008D17CD" w:rsidRPr="00687AE9" w:rsidRDefault="00077647" w:rsidP="00013478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5C6499" w:rsidRPr="00687AE9">
        <w:rPr>
          <w:rFonts w:ascii="Arial" w:hAnsi="Arial" w:cs="Arial"/>
          <w:sz w:val="24"/>
          <w:szCs w:val="24"/>
        </w:rPr>
        <w:t xml:space="preserve">escrição </w:t>
      </w:r>
      <w:r w:rsidR="007F0932" w:rsidRPr="00687AE9">
        <w:rPr>
          <w:rFonts w:ascii="Arial" w:hAnsi="Arial" w:cs="Arial"/>
          <w:sz w:val="24"/>
          <w:szCs w:val="24"/>
        </w:rPr>
        <w:t xml:space="preserve">fato </w:t>
      </w:r>
      <w:r w:rsidR="00895607" w:rsidRPr="00687AE9">
        <w:rPr>
          <w:rFonts w:ascii="Arial" w:hAnsi="Arial" w:cs="Arial"/>
          <w:sz w:val="24"/>
          <w:szCs w:val="24"/>
        </w:rPr>
        <w:t>ocorrido</w:t>
      </w:r>
      <w:r w:rsidR="005C6499" w:rsidRPr="00687AE9">
        <w:rPr>
          <w:rFonts w:ascii="Arial" w:hAnsi="Arial" w:cs="Arial"/>
          <w:sz w:val="24"/>
          <w:szCs w:val="24"/>
        </w:rPr>
        <w:t>.</w:t>
      </w:r>
    </w:p>
    <w:p w:rsidR="008D17CD" w:rsidRPr="00687AE9" w:rsidRDefault="008D17CD" w:rsidP="00013478">
      <w:pPr>
        <w:pStyle w:val="PargrafodaLista"/>
        <w:spacing w:after="0" w:line="360" w:lineRule="auto"/>
        <w:ind w:right="11"/>
        <w:jc w:val="both"/>
        <w:rPr>
          <w:rFonts w:ascii="Arial" w:hAnsi="Arial" w:cs="Arial"/>
          <w:sz w:val="24"/>
          <w:szCs w:val="24"/>
        </w:rPr>
      </w:pPr>
    </w:p>
    <w:commentRangeEnd w:id="45"/>
    <w:p w:rsidR="008D17CD" w:rsidRPr="00687AE9" w:rsidRDefault="00D829A2" w:rsidP="0001347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Style w:val="Refdecomentrio"/>
        </w:rPr>
        <w:commentReference w:id="45"/>
      </w:r>
      <w:r w:rsidR="005C6499" w:rsidRPr="00687AE9">
        <w:rPr>
          <w:rFonts w:ascii="Arial" w:hAnsi="Arial" w:cs="Arial"/>
          <w:sz w:val="24"/>
          <w:szCs w:val="24"/>
        </w:rPr>
        <w:t>Além des</w:t>
      </w:r>
      <w:r w:rsidR="00343061">
        <w:rPr>
          <w:rFonts w:ascii="Arial" w:hAnsi="Arial" w:cs="Arial"/>
          <w:sz w:val="24"/>
          <w:szCs w:val="24"/>
        </w:rPr>
        <w:t>s</w:t>
      </w:r>
      <w:r w:rsidR="005C6499" w:rsidRPr="00687AE9">
        <w:rPr>
          <w:rFonts w:ascii="Arial" w:hAnsi="Arial" w:cs="Arial"/>
          <w:sz w:val="24"/>
          <w:szCs w:val="24"/>
        </w:rPr>
        <w:t>as, algumas</w:t>
      </w:r>
      <w:r w:rsidR="007F0932" w:rsidRPr="00687AE9">
        <w:rPr>
          <w:rFonts w:ascii="Arial" w:hAnsi="Arial" w:cs="Arial"/>
          <w:sz w:val="24"/>
          <w:szCs w:val="24"/>
        </w:rPr>
        <w:t xml:space="preserve"> outras</w:t>
      </w:r>
      <w:r w:rsidR="005C6499" w:rsidRPr="00687AE9">
        <w:rPr>
          <w:rFonts w:ascii="Arial" w:hAnsi="Arial" w:cs="Arial"/>
          <w:sz w:val="24"/>
          <w:szCs w:val="24"/>
        </w:rPr>
        <w:t xml:space="preserve"> informações também foram </w:t>
      </w:r>
      <w:r w:rsidR="00A20D9F" w:rsidRPr="00687AE9">
        <w:rPr>
          <w:rFonts w:ascii="Arial" w:hAnsi="Arial" w:cs="Arial"/>
          <w:sz w:val="24"/>
          <w:szCs w:val="24"/>
        </w:rPr>
        <w:t>padronizadas</w:t>
      </w:r>
      <w:r w:rsidR="007F0932" w:rsidRPr="00687AE9">
        <w:rPr>
          <w:rFonts w:ascii="Arial" w:hAnsi="Arial" w:cs="Arial"/>
          <w:sz w:val="24"/>
          <w:szCs w:val="24"/>
        </w:rPr>
        <w:t xml:space="preserve">, </w:t>
      </w:r>
      <w:r w:rsidR="009E13FA" w:rsidRPr="00687AE9">
        <w:rPr>
          <w:rFonts w:ascii="Arial" w:hAnsi="Arial" w:cs="Arial"/>
          <w:sz w:val="24"/>
          <w:szCs w:val="24"/>
        </w:rPr>
        <w:t>a fim de permitir a geração de</w:t>
      </w:r>
      <w:r w:rsidR="005C6499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>relatórios mais precisos sobre a dinâmica criminal.</w:t>
      </w:r>
      <w:r w:rsidR="00D20619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 xml:space="preserve">Dada a importância do </w:t>
      </w:r>
      <w:r w:rsidR="00575FA1" w:rsidRPr="00687AE9">
        <w:rPr>
          <w:rFonts w:ascii="Arial" w:hAnsi="Arial" w:cs="Arial"/>
          <w:sz w:val="24"/>
          <w:szCs w:val="24"/>
        </w:rPr>
        <w:t>modelo</w:t>
      </w:r>
      <w:r w:rsidR="005C6499" w:rsidRPr="00687AE9">
        <w:rPr>
          <w:rFonts w:ascii="Arial" w:hAnsi="Arial" w:cs="Arial"/>
          <w:sz w:val="24"/>
          <w:szCs w:val="24"/>
        </w:rPr>
        <w:t xml:space="preserve"> de BO</w:t>
      </w:r>
      <w:r w:rsidR="00575FA1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>p</w:t>
      </w:r>
      <w:r w:rsidR="005C6499" w:rsidRPr="00687AE9">
        <w:rPr>
          <w:rFonts w:ascii="Arial" w:hAnsi="Arial" w:cs="Arial"/>
          <w:sz w:val="24"/>
          <w:szCs w:val="24"/>
        </w:rPr>
        <w:t>adronizado</w:t>
      </w:r>
      <w:r w:rsidR="007F0932" w:rsidRPr="00687AE9">
        <w:rPr>
          <w:rFonts w:ascii="Arial" w:hAnsi="Arial" w:cs="Arial"/>
          <w:sz w:val="24"/>
          <w:szCs w:val="24"/>
        </w:rPr>
        <w:t>, sobretudo</w:t>
      </w:r>
      <w:r w:rsidR="00575FA1" w:rsidRPr="00687AE9">
        <w:rPr>
          <w:rFonts w:ascii="Arial" w:hAnsi="Arial" w:cs="Arial"/>
          <w:sz w:val="24"/>
          <w:szCs w:val="24"/>
        </w:rPr>
        <w:t xml:space="preserve"> </w:t>
      </w:r>
      <w:r w:rsidR="00077647">
        <w:rPr>
          <w:rFonts w:ascii="Arial" w:hAnsi="Arial" w:cs="Arial"/>
          <w:sz w:val="24"/>
          <w:szCs w:val="24"/>
        </w:rPr>
        <w:t>com</w:t>
      </w:r>
      <w:r w:rsidR="00077647" w:rsidRPr="00687AE9">
        <w:rPr>
          <w:rFonts w:ascii="Arial" w:hAnsi="Arial" w:cs="Arial"/>
          <w:sz w:val="24"/>
          <w:szCs w:val="24"/>
        </w:rPr>
        <w:t xml:space="preserve"> </w:t>
      </w:r>
      <w:r w:rsidR="00575FA1" w:rsidRPr="00687AE9">
        <w:rPr>
          <w:rFonts w:ascii="Arial" w:hAnsi="Arial" w:cs="Arial"/>
          <w:sz w:val="24"/>
          <w:szCs w:val="24"/>
        </w:rPr>
        <w:t>o</w:t>
      </w:r>
      <w:r w:rsidR="007F0932" w:rsidRPr="00687AE9">
        <w:rPr>
          <w:rFonts w:ascii="Arial" w:hAnsi="Arial" w:cs="Arial"/>
          <w:sz w:val="24"/>
          <w:szCs w:val="24"/>
        </w:rPr>
        <w:t xml:space="preserve"> consenso </w:t>
      </w:r>
      <w:r w:rsidR="00077647">
        <w:rPr>
          <w:rFonts w:ascii="Arial" w:hAnsi="Arial" w:cs="Arial"/>
          <w:sz w:val="24"/>
          <w:szCs w:val="24"/>
        </w:rPr>
        <w:t>dos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343061">
        <w:rPr>
          <w:rFonts w:ascii="Arial" w:hAnsi="Arial" w:cs="Arial"/>
          <w:sz w:val="24"/>
          <w:szCs w:val="24"/>
        </w:rPr>
        <w:t>e</w:t>
      </w:r>
      <w:r w:rsidR="007F0932" w:rsidRPr="00687AE9">
        <w:rPr>
          <w:rFonts w:ascii="Arial" w:hAnsi="Arial" w:cs="Arial"/>
          <w:sz w:val="24"/>
          <w:szCs w:val="24"/>
        </w:rPr>
        <w:t>stados e pela relevância dos dados coletados para</w:t>
      </w:r>
      <w:r w:rsidR="00575FA1" w:rsidRPr="00687AE9">
        <w:rPr>
          <w:rFonts w:ascii="Arial" w:hAnsi="Arial" w:cs="Arial"/>
          <w:sz w:val="24"/>
          <w:szCs w:val="24"/>
        </w:rPr>
        <w:t xml:space="preserve"> a</w:t>
      </w:r>
      <w:r w:rsidR="007F0932" w:rsidRPr="00687AE9">
        <w:rPr>
          <w:rFonts w:ascii="Arial" w:hAnsi="Arial" w:cs="Arial"/>
          <w:sz w:val="24"/>
          <w:szCs w:val="24"/>
        </w:rPr>
        <w:t xml:space="preserve"> produção de relatórios estatísticos, a SENASP instituiu o </w:t>
      </w:r>
      <w:r w:rsidR="004C0978" w:rsidRPr="00687AE9">
        <w:rPr>
          <w:rFonts w:ascii="Arial" w:hAnsi="Arial" w:cs="Arial"/>
          <w:sz w:val="24"/>
          <w:szCs w:val="24"/>
        </w:rPr>
        <w:t>B</w:t>
      </w:r>
      <w:r w:rsidR="007F0932" w:rsidRPr="00687AE9">
        <w:rPr>
          <w:rFonts w:ascii="Arial" w:hAnsi="Arial" w:cs="Arial"/>
          <w:sz w:val="24"/>
          <w:szCs w:val="24"/>
        </w:rPr>
        <w:t xml:space="preserve">oletim de </w:t>
      </w:r>
      <w:r w:rsidR="004C0978" w:rsidRPr="00687AE9">
        <w:rPr>
          <w:rFonts w:ascii="Arial" w:hAnsi="Arial" w:cs="Arial"/>
          <w:sz w:val="24"/>
          <w:szCs w:val="24"/>
        </w:rPr>
        <w:t>O</w:t>
      </w:r>
      <w:r w:rsidR="007F0932" w:rsidRPr="00687AE9">
        <w:rPr>
          <w:rFonts w:ascii="Arial" w:hAnsi="Arial" w:cs="Arial"/>
          <w:sz w:val="24"/>
          <w:szCs w:val="24"/>
        </w:rPr>
        <w:t xml:space="preserve">corrência como </w:t>
      </w:r>
      <w:r w:rsidR="005C6499" w:rsidRPr="00687AE9">
        <w:rPr>
          <w:rFonts w:ascii="Arial" w:hAnsi="Arial" w:cs="Arial"/>
          <w:sz w:val="24"/>
          <w:szCs w:val="24"/>
        </w:rPr>
        <w:t xml:space="preserve">o </w:t>
      </w:r>
      <w:r w:rsidR="007F0932" w:rsidRPr="00687AE9">
        <w:rPr>
          <w:rFonts w:ascii="Arial" w:hAnsi="Arial" w:cs="Arial"/>
          <w:sz w:val="24"/>
          <w:szCs w:val="24"/>
        </w:rPr>
        <w:t xml:space="preserve">instrumento inicial de coleta de dados 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. </w:t>
      </w:r>
    </w:p>
    <w:p w:rsidR="00A20D9F" w:rsidRPr="00687AE9" w:rsidRDefault="00A20D9F" w:rsidP="0001347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20D9F" w:rsidRPr="00687AE9" w:rsidRDefault="00A20D9F" w:rsidP="00013478">
      <w:pPr>
        <w:spacing w:after="0" w:line="360" w:lineRule="auto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 Abrir Destaque&gt;</w:t>
      </w:r>
    </w:p>
    <w:p w:rsidR="007F0932" w:rsidRPr="00687AE9" w:rsidRDefault="008D4FCA" w:rsidP="00013478">
      <w:pPr>
        <w:spacing w:after="0" w:line="360" w:lineRule="auto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>O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s registros como </w:t>
      </w:r>
      <w:r w:rsidR="007F0932" w:rsidRPr="00687AE9">
        <w:rPr>
          <w:rFonts w:ascii="Arial" w:hAnsi="Arial" w:cs="Arial"/>
          <w:b/>
          <w:color w:val="FF0000"/>
          <w:sz w:val="24"/>
          <w:szCs w:val="24"/>
        </w:rPr>
        <w:t>inquéritos policiais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ou</w:t>
      </w:r>
      <w:r w:rsidR="007F0932" w:rsidRPr="00687AE9">
        <w:rPr>
          <w:rFonts w:ascii="Arial" w:hAnsi="Arial" w:cs="Arial"/>
          <w:b/>
          <w:color w:val="FF0000"/>
          <w:sz w:val="24"/>
          <w:szCs w:val="24"/>
        </w:rPr>
        <w:t xml:space="preserve"> termos circunstanciados de ocorrência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5C6499" w:rsidRPr="00687AE9">
        <w:rPr>
          <w:rFonts w:ascii="Arial" w:hAnsi="Arial" w:cs="Arial"/>
          <w:color w:val="FF0000"/>
          <w:sz w:val="24"/>
          <w:szCs w:val="24"/>
        </w:rPr>
        <w:t xml:space="preserve">seriam originados 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>dos boletins de ocorrência</w:t>
      </w:r>
      <w:r w:rsidRPr="00687AE9">
        <w:rPr>
          <w:rFonts w:ascii="Arial" w:hAnsi="Arial" w:cs="Arial"/>
          <w:color w:val="FF0000"/>
          <w:sz w:val="24"/>
          <w:szCs w:val="24"/>
        </w:rPr>
        <w:t>, tendo</w:t>
      </w:r>
      <w:r w:rsidR="009A502F">
        <w:rPr>
          <w:rFonts w:ascii="Arial" w:hAnsi="Arial" w:cs="Arial"/>
          <w:color w:val="FF0000"/>
          <w:sz w:val="24"/>
          <w:szCs w:val="24"/>
        </w:rPr>
        <w:t>,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assim, 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>os mesmos campos mínimos de preenchimento nos sistemas federais e estaduais.</w:t>
      </w:r>
    </w:p>
    <w:p w:rsidR="00A20D9F" w:rsidRPr="00687AE9" w:rsidRDefault="00A20D9F" w:rsidP="00013478">
      <w:pPr>
        <w:spacing w:after="0" w:line="360" w:lineRule="auto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:rsidR="00A20D9F" w:rsidRPr="00687AE9" w:rsidRDefault="00A20D9F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86963" w:rsidRDefault="00E85F48" w:rsidP="00013478">
      <w:pPr>
        <w:spacing w:after="0" w:line="360" w:lineRule="auto"/>
        <w:ind w:right="11"/>
        <w:contextualSpacing/>
        <w:jc w:val="both"/>
        <w:rPr>
          <w:ins w:id="46" w:author="SEAD" w:date="2019-12-09T15:17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Como você poderá acompanhar</w:t>
      </w:r>
      <w:r w:rsidR="003B3871" w:rsidRPr="00687AE9">
        <w:rPr>
          <w:rFonts w:ascii="Arial" w:hAnsi="Arial" w:cs="Arial"/>
          <w:sz w:val="24"/>
          <w:szCs w:val="24"/>
        </w:rPr>
        <w:t>,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8D4FCA" w:rsidRPr="00687AE9">
        <w:rPr>
          <w:rFonts w:ascii="Arial" w:hAnsi="Arial" w:cs="Arial"/>
          <w:sz w:val="24"/>
          <w:szCs w:val="24"/>
        </w:rPr>
        <w:t xml:space="preserve">a criação 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8D4FCA" w:rsidRPr="00687AE9">
        <w:rPr>
          <w:rFonts w:ascii="Arial" w:hAnsi="Arial" w:cs="Arial"/>
          <w:sz w:val="24"/>
          <w:szCs w:val="24"/>
        </w:rPr>
        <w:t xml:space="preserve"> visava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8D4FCA" w:rsidRPr="00687AE9">
        <w:rPr>
          <w:rFonts w:ascii="Arial" w:hAnsi="Arial" w:cs="Arial"/>
          <w:sz w:val="24"/>
          <w:szCs w:val="24"/>
        </w:rPr>
        <w:t xml:space="preserve">atender </w:t>
      </w:r>
      <w:r w:rsidR="009A502F">
        <w:rPr>
          <w:rFonts w:ascii="Arial" w:hAnsi="Arial" w:cs="Arial"/>
          <w:sz w:val="24"/>
          <w:szCs w:val="24"/>
        </w:rPr>
        <w:t>à</w:t>
      </w:r>
      <w:r w:rsidR="008D4FCA" w:rsidRPr="00687AE9">
        <w:rPr>
          <w:rFonts w:ascii="Arial" w:hAnsi="Arial" w:cs="Arial"/>
          <w:sz w:val="24"/>
          <w:szCs w:val="24"/>
        </w:rPr>
        <w:t xml:space="preserve">s diretrizes </w:t>
      </w:r>
      <w:r w:rsidR="007F0932" w:rsidRPr="00687AE9">
        <w:rPr>
          <w:rFonts w:ascii="Arial" w:hAnsi="Arial" w:cs="Arial"/>
          <w:sz w:val="24"/>
          <w:szCs w:val="24"/>
        </w:rPr>
        <w:t>fundamentais</w:t>
      </w:r>
      <w:ins w:id="47" w:author="SEAD" w:date="2019-12-09T15:16:00Z">
        <w:r w:rsidR="00D86963">
          <w:rPr>
            <w:rFonts w:ascii="Arial" w:hAnsi="Arial" w:cs="Arial"/>
            <w:sz w:val="24"/>
            <w:szCs w:val="24"/>
          </w:rPr>
          <w:t xml:space="preserve">. Clique nos ícones para </w:t>
        </w:r>
      </w:ins>
      <w:ins w:id="48" w:author="SEAD" w:date="2019-12-09T15:17:00Z">
        <w:r w:rsidR="00D86963">
          <w:rPr>
            <w:rFonts w:ascii="Arial" w:hAnsi="Arial" w:cs="Arial"/>
            <w:sz w:val="24"/>
            <w:szCs w:val="24"/>
          </w:rPr>
          <w:t>identifica-las.</w:t>
        </w:r>
      </w:ins>
    </w:p>
    <w:p w:rsidR="007F0932" w:rsidRPr="00687AE9" w:rsidRDefault="008D4FC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del w:id="49" w:author="SEAD" w:date="2019-12-09T15:16:00Z">
        <w:r w:rsidRPr="00687AE9" w:rsidDel="00D86963">
          <w:rPr>
            <w:rFonts w:ascii="Arial" w:hAnsi="Arial" w:cs="Arial"/>
            <w:sz w:val="24"/>
            <w:szCs w:val="24"/>
          </w:rPr>
          <w:delText>, tais como</w:delText>
        </w:r>
        <w:r w:rsidR="007F0932" w:rsidRPr="00687AE9" w:rsidDel="00D86963">
          <w:rPr>
            <w:rFonts w:ascii="Arial" w:hAnsi="Arial" w:cs="Arial"/>
            <w:sz w:val="24"/>
            <w:szCs w:val="24"/>
          </w:rPr>
          <w:delText>:</w:delText>
        </w:r>
      </w:del>
    </w:p>
    <w:p w:rsidR="007F0932" w:rsidRPr="00687AE9" w:rsidRDefault="007F0932" w:rsidP="00013478">
      <w:pPr>
        <w:numPr>
          <w:ilvl w:val="0"/>
          <w:numId w:val="4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commentRangeStart w:id="50"/>
      <w:r w:rsidRPr="00687AE9">
        <w:rPr>
          <w:rFonts w:ascii="Arial" w:hAnsi="Arial" w:cs="Arial"/>
          <w:sz w:val="24"/>
          <w:szCs w:val="24"/>
        </w:rPr>
        <w:t>Promo</w:t>
      </w:r>
      <w:r w:rsidR="004C0978" w:rsidRPr="00687AE9">
        <w:rPr>
          <w:rFonts w:ascii="Arial" w:hAnsi="Arial" w:cs="Arial"/>
          <w:sz w:val="24"/>
          <w:szCs w:val="24"/>
        </w:rPr>
        <w:t>ção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4C0978" w:rsidRPr="00687AE9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 xml:space="preserve">a credibilidade, </w:t>
      </w:r>
      <w:r w:rsidR="004C0978" w:rsidRPr="00687AE9">
        <w:rPr>
          <w:rFonts w:ascii="Arial" w:hAnsi="Arial" w:cs="Arial"/>
          <w:sz w:val="24"/>
          <w:szCs w:val="24"/>
        </w:rPr>
        <w:t xml:space="preserve">da </w:t>
      </w:r>
      <w:r w:rsidRPr="00687AE9">
        <w:rPr>
          <w:rFonts w:ascii="Arial" w:hAnsi="Arial" w:cs="Arial"/>
          <w:sz w:val="24"/>
          <w:szCs w:val="24"/>
        </w:rPr>
        <w:t xml:space="preserve">integridade e </w:t>
      </w:r>
      <w:r w:rsidR="004C0978" w:rsidRPr="00687AE9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>a qualidade das informações oficiais e, com isso, contribuir para reforçar a confiança pública nos órgãos de segurança pública</w:t>
      </w:r>
      <w:r w:rsidR="000B0AD2">
        <w:rPr>
          <w:rFonts w:ascii="Arial" w:hAnsi="Arial" w:cs="Arial"/>
          <w:sz w:val="24"/>
          <w:szCs w:val="24"/>
        </w:rPr>
        <w:t>.</w:t>
      </w:r>
    </w:p>
    <w:p w:rsidR="007F0932" w:rsidRPr="00687AE9" w:rsidRDefault="004C0978" w:rsidP="00013478">
      <w:pPr>
        <w:numPr>
          <w:ilvl w:val="0"/>
          <w:numId w:val="4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Atuação na</w:t>
      </w:r>
      <w:r w:rsidR="007F0932" w:rsidRPr="00687AE9">
        <w:rPr>
          <w:rFonts w:ascii="Arial" w:hAnsi="Arial" w:cs="Arial"/>
          <w:color w:val="000000"/>
          <w:sz w:val="24"/>
          <w:szCs w:val="24"/>
        </w:rPr>
        <w:t xml:space="preserve"> coleta, análise, atualização, sistematização, integração e interpretação de dados, redes e informações relativas às políticas</w:t>
      </w:r>
      <w:r w:rsidR="007F0932" w:rsidRPr="00687AE9">
        <w:rPr>
          <w:rFonts w:ascii="Arial" w:hAnsi="Arial" w:cs="Arial"/>
          <w:sz w:val="24"/>
          <w:szCs w:val="24"/>
        </w:rPr>
        <w:t xml:space="preserve"> de segurança pública, sistema prisional, execução penal e enfrentamento ao tráfico de drogas</w:t>
      </w:r>
      <w:r w:rsidR="005C6499" w:rsidRPr="00687AE9">
        <w:rPr>
          <w:rFonts w:ascii="Arial" w:hAnsi="Arial" w:cs="Arial"/>
          <w:sz w:val="24"/>
          <w:szCs w:val="24"/>
        </w:rPr>
        <w:t>.</w:t>
      </w:r>
    </w:p>
    <w:p w:rsidR="007F0932" w:rsidRPr="00687AE9" w:rsidRDefault="004C0978" w:rsidP="00013478">
      <w:pPr>
        <w:numPr>
          <w:ilvl w:val="0"/>
          <w:numId w:val="4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color w:val="000000"/>
          <w:sz w:val="24"/>
          <w:szCs w:val="24"/>
        </w:rPr>
        <w:t xml:space="preserve">Disponibilização de </w:t>
      </w:r>
      <w:r w:rsidR="007F0932" w:rsidRPr="00687AE9">
        <w:rPr>
          <w:rFonts w:ascii="Arial" w:hAnsi="Arial" w:cs="Arial"/>
          <w:color w:val="000000"/>
          <w:sz w:val="24"/>
          <w:szCs w:val="24"/>
        </w:rPr>
        <w:t>estudos,</w:t>
      </w:r>
      <w:r w:rsidRPr="00687AE9">
        <w:rPr>
          <w:rFonts w:ascii="Arial" w:hAnsi="Arial" w:cs="Arial"/>
          <w:color w:val="000000"/>
          <w:sz w:val="24"/>
          <w:szCs w:val="24"/>
        </w:rPr>
        <w:t xml:space="preserve"> de</w:t>
      </w:r>
      <w:r w:rsidR="007F0932" w:rsidRPr="00687AE9">
        <w:rPr>
          <w:rFonts w:ascii="Arial" w:hAnsi="Arial" w:cs="Arial"/>
          <w:color w:val="000000"/>
          <w:sz w:val="24"/>
          <w:szCs w:val="24"/>
        </w:rPr>
        <w:t xml:space="preserve"> estatísticas, </w:t>
      </w:r>
      <w:r w:rsidRPr="00687AE9">
        <w:rPr>
          <w:rFonts w:ascii="Arial" w:hAnsi="Arial" w:cs="Arial"/>
          <w:color w:val="000000"/>
          <w:sz w:val="24"/>
          <w:szCs w:val="24"/>
        </w:rPr>
        <w:t xml:space="preserve">de </w:t>
      </w:r>
      <w:r w:rsidR="007F0932" w:rsidRPr="00687AE9">
        <w:rPr>
          <w:rFonts w:ascii="Arial" w:hAnsi="Arial" w:cs="Arial"/>
          <w:color w:val="000000"/>
          <w:sz w:val="24"/>
          <w:szCs w:val="24"/>
        </w:rPr>
        <w:t xml:space="preserve">indicadores e </w:t>
      </w:r>
      <w:r w:rsidRPr="00687AE9">
        <w:rPr>
          <w:rFonts w:ascii="Arial" w:hAnsi="Arial" w:cs="Arial"/>
          <w:color w:val="000000"/>
          <w:sz w:val="24"/>
          <w:szCs w:val="24"/>
        </w:rPr>
        <w:t xml:space="preserve">de </w:t>
      </w:r>
      <w:r w:rsidR="007F0932" w:rsidRPr="00687AE9">
        <w:rPr>
          <w:rFonts w:ascii="Arial" w:hAnsi="Arial" w:cs="Arial"/>
          <w:color w:val="000000"/>
          <w:sz w:val="24"/>
          <w:szCs w:val="24"/>
        </w:rPr>
        <w:t xml:space="preserve">outras informações </w:t>
      </w:r>
      <w:r w:rsidRPr="00687AE9">
        <w:rPr>
          <w:rFonts w:ascii="Arial" w:hAnsi="Arial" w:cs="Arial"/>
          <w:color w:val="000000"/>
          <w:sz w:val="24"/>
          <w:szCs w:val="24"/>
        </w:rPr>
        <w:t>visando prestação de auxílio</w:t>
      </w:r>
      <w:r w:rsidR="007F0932" w:rsidRPr="00687AE9">
        <w:rPr>
          <w:rFonts w:ascii="Arial" w:hAnsi="Arial" w:cs="Arial"/>
          <w:color w:val="000000"/>
          <w:sz w:val="24"/>
          <w:szCs w:val="24"/>
        </w:rPr>
        <w:t xml:space="preserve"> na formulação, </w:t>
      </w:r>
      <w:proofErr w:type="gramStart"/>
      <w:r w:rsidR="007F0932" w:rsidRPr="00687AE9">
        <w:rPr>
          <w:rFonts w:ascii="Arial" w:hAnsi="Arial" w:cs="Arial"/>
          <w:color w:val="000000"/>
          <w:sz w:val="24"/>
          <w:szCs w:val="24"/>
        </w:rPr>
        <w:t>implementação</w:t>
      </w:r>
      <w:proofErr w:type="gramEnd"/>
      <w:r w:rsidR="007F0932" w:rsidRPr="00687AE9">
        <w:rPr>
          <w:rFonts w:ascii="Arial" w:hAnsi="Arial" w:cs="Arial"/>
          <w:color w:val="000000"/>
          <w:sz w:val="24"/>
          <w:szCs w:val="24"/>
        </w:rPr>
        <w:t>, execução, monitoramento e avaliação de políticas públicas</w:t>
      </w:r>
      <w:r w:rsidR="000B0AD2">
        <w:rPr>
          <w:rFonts w:ascii="Arial" w:hAnsi="Arial" w:cs="Arial"/>
          <w:color w:val="000000"/>
          <w:sz w:val="24"/>
          <w:szCs w:val="24"/>
        </w:rPr>
        <w:t>.</w:t>
      </w:r>
    </w:p>
    <w:p w:rsidR="007F0932" w:rsidRPr="00687AE9" w:rsidRDefault="007F0932" w:rsidP="00013478">
      <w:pPr>
        <w:numPr>
          <w:ilvl w:val="0"/>
          <w:numId w:val="4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Democratiza</w:t>
      </w:r>
      <w:r w:rsidR="004C0978" w:rsidRPr="00687AE9">
        <w:rPr>
          <w:rFonts w:ascii="Arial" w:hAnsi="Arial" w:cs="Arial"/>
          <w:sz w:val="24"/>
          <w:szCs w:val="24"/>
        </w:rPr>
        <w:t>ção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4C0978" w:rsidRPr="00687AE9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 xml:space="preserve">o acesso às informações institucionais, administrativas e operacionais dos órgãos de segurança pública, de forma </w:t>
      </w:r>
      <w:r w:rsidR="005C6499" w:rsidRPr="00687AE9">
        <w:rPr>
          <w:rFonts w:ascii="Arial" w:hAnsi="Arial" w:cs="Arial"/>
          <w:sz w:val="24"/>
          <w:szCs w:val="24"/>
        </w:rPr>
        <w:t xml:space="preserve">que </w:t>
      </w:r>
      <w:r w:rsidRPr="00687AE9">
        <w:rPr>
          <w:rFonts w:ascii="Arial" w:hAnsi="Arial" w:cs="Arial"/>
          <w:sz w:val="24"/>
          <w:szCs w:val="24"/>
        </w:rPr>
        <w:t>possibilit</w:t>
      </w:r>
      <w:r w:rsidR="005C6499" w:rsidRPr="00687AE9">
        <w:rPr>
          <w:rFonts w:ascii="Arial" w:hAnsi="Arial" w:cs="Arial"/>
          <w:sz w:val="24"/>
          <w:szCs w:val="24"/>
        </w:rPr>
        <w:t>em</w:t>
      </w:r>
      <w:r w:rsidRPr="00687AE9">
        <w:rPr>
          <w:rFonts w:ascii="Arial" w:hAnsi="Arial" w:cs="Arial"/>
          <w:sz w:val="24"/>
          <w:szCs w:val="24"/>
        </w:rPr>
        <w:t xml:space="preserve"> o monitoramento e a participação responsável dos cidadãos</w:t>
      </w:r>
      <w:r w:rsidR="000B0AD2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4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color w:val="000000"/>
          <w:sz w:val="24"/>
          <w:szCs w:val="24"/>
        </w:rPr>
        <w:t>Garanti</w:t>
      </w:r>
      <w:r w:rsidR="004C0978" w:rsidRPr="00687AE9">
        <w:rPr>
          <w:rFonts w:ascii="Arial" w:hAnsi="Arial" w:cs="Arial"/>
          <w:color w:val="000000"/>
          <w:sz w:val="24"/>
          <w:szCs w:val="24"/>
        </w:rPr>
        <w:t>a</w:t>
      </w:r>
      <w:r w:rsidRPr="00687AE9">
        <w:rPr>
          <w:rFonts w:ascii="Arial" w:hAnsi="Arial" w:cs="Arial"/>
          <w:color w:val="000000"/>
          <w:sz w:val="24"/>
          <w:szCs w:val="24"/>
        </w:rPr>
        <w:t xml:space="preserve"> </w:t>
      </w:r>
      <w:r w:rsidR="004C0978" w:rsidRPr="00687AE9">
        <w:rPr>
          <w:rFonts w:ascii="Arial" w:hAnsi="Arial" w:cs="Arial"/>
          <w:color w:val="000000"/>
          <w:sz w:val="24"/>
          <w:szCs w:val="24"/>
        </w:rPr>
        <w:t>d</w:t>
      </w:r>
      <w:r w:rsidRPr="00687AE9">
        <w:rPr>
          <w:rFonts w:ascii="Arial" w:hAnsi="Arial" w:cs="Arial"/>
          <w:color w:val="000000"/>
          <w:sz w:val="24"/>
          <w:szCs w:val="24"/>
        </w:rPr>
        <w:t>a interoperabilidade</w:t>
      </w:r>
      <w:r w:rsidR="008D4FCA" w:rsidRPr="00687AE9">
        <w:rPr>
          <w:rFonts w:ascii="Arial" w:hAnsi="Arial" w:cs="Arial"/>
          <w:color w:val="000000"/>
          <w:sz w:val="24"/>
          <w:szCs w:val="24"/>
        </w:rPr>
        <w:t xml:space="preserve">, ou seja, </w:t>
      </w:r>
      <w:r w:rsidR="004C0978" w:rsidRPr="00687AE9">
        <w:rPr>
          <w:rFonts w:ascii="Arial" w:hAnsi="Arial" w:cs="Arial"/>
          <w:color w:val="000000"/>
          <w:sz w:val="24"/>
          <w:szCs w:val="24"/>
        </w:rPr>
        <w:t>operação entre os sistemas</w:t>
      </w:r>
      <w:r w:rsidR="008D4FCA" w:rsidRPr="00687AE9">
        <w:rPr>
          <w:rFonts w:ascii="Arial" w:hAnsi="Arial" w:cs="Arial"/>
          <w:color w:val="000000"/>
          <w:sz w:val="24"/>
          <w:szCs w:val="24"/>
        </w:rPr>
        <w:t xml:space="preserve">, </w:t>
      </w:r>
      <w:r w:rsidRPr="00687AE9">
        <w:rPr>
          <w:rFonts w:ascii="Arial" w:hAnsi="Arial" w:cs="Arial"/>
          <w:color w:val="000000"/>
          <w:sz w:val="24"/>
          <w:szCs w:val="24"/>
        </w:rPr>
        <w:t>dos sistemas de dados e informações, conforme os padrões estabelecidos nacionalmente</w:t>
      </w:r>
      <w:r w:rsidR="000B0AD2">
        <w:rPr>
          <w:rFonts w:ascii="Arial" w:hAnsi="Arial" w:cs="Arial"/>
          <w:color w:val="000000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4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Atua</w:t>
      </w:r>
      <w:r w:rsidR="004C0978" w:rsidRPr="00687AE9">
        <w:rPr>
          <w:rFonts w:ascii="Arial" w:hAnsi="Arial" w:cs="Arial"/>
          <w:sz w:val="24"/>
          <w:szCs w:val="24"/>
        </w:rPr>
        <w:t>ção</w:t>
      </w:r>
      <w:r w:rsidRPr="00687AE9">
        <w:rPr>
          <w:rFonts w:ascii="Arial" w:hAnsi="Arial" w:cs="Arial"/>
          <w:sz w:val="24"/>
          <w:szCs w:val="24"/>
        </w:rPr>
        <w:t xml:space="preserve"> como um instrumento de gestão para o planejamento, execução e avaliação de políticas de segurança pública nacionais, regionais e locais, de forma a possibilitar o aperfeiçoamento das políticas públicas de segurança e o seu monitoramento responsável e qualificado pelos operadores e dirigentes dos órgãos de segurança pública e justiça criminal</w:t>
      </w:r>
      <w:r w:rsidR="000B0AD2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numPr>
          <w:ilvl w:val="0"/>
          <w:numId w:val="4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Promo</w:t>
      </w:r>
      <w:r w:rsidR="004C0978" w:rsidRPr="00687AE9">
        <w:rPr>
          <w:rFonts w:ascii="Arial" w:hAnsi="Arial" w:cs="Arial"/>
          <w:sz w:val="24"/>
          <w:szCs w:val="24"/>
        </w:rPr>
        <w:t>ção</w:t>
      </w:r>
      <w:r w:rsidRPr="00687AE9">
        <w:rPr>
          <w:rFonts w:ascii="Arial" w:hAnsi="Arial" w:cs="Arial"/>
          <w:sz w:val="24"/>
          <w:szCs w:val="24"/>
        </w:rPr>
        <w:t xml:space="preserve">, por meio da difusão da cultura do uso operacional da informação, </w:t>
      </w:r>
      <w:r w:rsidR="004C0978" w:rsidRPr="00687AE9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 xml:space="preserve">a melhoria constante dos padrões de eficiência, eficácia e </w:t>
      </w:r>
      <w:r w:rsidRPr="00687AE9">
        <w:rPr>
          <w:rFonts w:ascii="Arial" w:hAnsi="Arial" w:cs="Arial"/>
          <w:sz w:val="24"/>
          <w:szCs w:val="24"/>
        </w:rPr>
        <w:lastRenderedPageBreak/>
        <w:t>efetividade dos órgãos de segurança pública e justiça criminal, assim como a inovação des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es órgãos</w:t>
      </w:r>
      <w:r w:rsidR="000B0AD2">
        <w:rPr>
          <w:rFonts w:ascii="Arial" w:hAnsi="Arial" w:cs="Arial"/>
          <w:sz w:val="24"/>
          <w:szCs w:val="24"/>
        </w:rPr>
        <w:t>.</w:t>
      </w:r>
    </w:p>
    <w:p w:rsidR="007F0932" w:rsidRDefault="004C0978" w:rsidP="00590711">
      <w:pPr>
        <w:numPr>
          <w:ilvl w:val="0"/>
          <w:numId w:val="4"/>
        </w:numPr>
        <w:spacing w:after="0" w:line="360" w:lineRule="auto"/>
        <w:ind w:left="0" w:right="11"/>
        <w:contextualSpacing/>
        <w:jc w:val="both"/>
        <w:rPr>
          <w:ins w:id="51" w:author="SEAD" w:date="2019-12-09T15:17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Promoção </w:t>
      </w:r>
      <w:r w:rsidR="00840AE6" w:rsidRPr="00687AE9">
        <w:rPr>
          <w:rFonts w:ascii="Arial" w:hAnsi="Arial" w:cs="Arial"/>
          <w:sz w:val="24"/>
          <w:szCs w:val="24"/>
        </w:rPr>
        <w:t>d</w:t>
      </w:r>
      <w:r w:rsidR="007F0932" w:rsidRPr="00687AE9">
        <w:rPr>
          <w:rFonts w:ascii="Arial" w:hAnsi="Arial" w:cs="Arial"/>
          <w:sz w:val="24"/>
          <w:szCs w:val="24"/>
        </w:rPr>
        <w:t xml:space="preserve">a elaboração de diagnósticos qualificados e consistentes, buscando promover a excelência no campo das informações e ampliar o universo do debate técnico nas temáticas da segurança </w:t>
      </w:r>
      <w:proofErr w:type="gramStart"/>
      <w:r w:rsidR="007F0932" w:rsidRPr="00687AE9">
        <w:rPr>
          <w:rFonts w:ascii="Arial" w:hAnsi="Arial" w:cs="Arial"/>
          <w:sz w:val="24"/>
          <w:szCs w:val="24"/>
        </w:rPr>
        <w:t>pública</w:t>
      </w:r>
      <w:r w:rsidR="005C6499" w:rsidRPr="00687AE9">
        <w:rPr>
          <w:rFonts w:ascii="Arial" w:hAnsi="Arial" w:cs="Arial"/>
          <w:sz w:val="24"/>
          <w:szCs w:val="24"/>
        </w:rPr>
        <w:t>.</w:t>
      </w:r>
      <w:commentRangeEnd w:id="50"/>
      <w:proofErr w:type="gramEnd"/>
      <w:r w:rsidR="00D86963">
        <w:rPr>
          <w:rStyle w:val="Refdecomentrio"/>
        </w:rPr>
        <w:commentReference w:id="50"/>
      </w:r>
    </w:p>
    <w:p w:rsidR="00D829A2" w:rsidRDefault="00D829A2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  <w:pPrChange w:id="52" w:author="SEAD" w:date="2019-12-09T15:17:00Z">
          <w:pPr>
            <w:numPr>
              <w:numId w:val="4"/>
            </w:numPr>
            <w:spacing w:after="0" w:line="360" w:lineRule="auto"/>
            <w:ind w:left="835" w:right="11"/>
            <w:contextualSpacing/>
            <w:jc w:val="both"/>
          </w:pPr>
        </w:pPrChange>
      </w:pPr>
    </w:p>
    <w:p w:rsidR="003B3871" w:rsidRPr="00687AE9" w:rsidRDefault="008D4FCA">
      <w:pPr>
        <w:spacing w:after="0" w:line="360" w:lineRule="auto"/>
        <w:ind w:right="4"/>
        <w:contextualSpacing/>
        <w:jc w:val="both"/>
        <w:rPr>
          <w:rFonts w:ascii="Arial" w:hAnsi="Arial" w:cs="Arial"/>
          <w:strike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Com base no estudo d</w:t>
      </w:r>
      <w:r w:rsidR="0011718A" w:rsidRPr="00687AE9">
        <w:rPr>
          <w:rFonts w:ascii="Arial" w:hAnsi="Arial" w:cs="Arial"/>
          <w:sz w:val="24"/>
          <w:szCs w:val="24"/>
        </w:rPr>
        <w:t xml:space="preserve">a evolução dos sistemas de informações criminais, </w:t>
      </w:r>
      <w:r w:rsidR="00840AE6" w:rsidRPr="00687AE9">
        <w:rPr>
          <w:rFonts w:ascii="Arial" w:hAnsi="Arial" w:cs="Arial"/>
          <w:sz w:val="24"/>
          <w:szCs w:val="24"/>
        </w:rPr>
        <w:t>desde a informatização de dados</w:t>
      </w:r>
      <w:r w:rsidR="0011718A" w:rsidRPr="00687AE9">
        <w:rPr>
          <w:rFonts w:ascii="Arial" w:hAnsi="Arial" w:cs="Arial"/>
          <w:sz w:val="24"/>
          <w:szCs w:val="24"/>
        </w:rPr>
        <w:t xml:space="preserve"> </w:t>
      </w:r>
      <w:r w:rsidR="00840AE6" w:rsidRPr="00687AE9">
        <w:rPr>
          <w:rFonts w:ascii="Arial" w:hAnsi="Arial" w:cs="Arial"/>
          <w:sz w:val="24"/>
          <w:szCs w:val="24"/>
        </w:rPr>
        <w:t>(</w:t>
      </w:r>
      <w:r w:rsidRPr="00687AE9">
        <w:rPr>
          <w:rFonts w:ascii="Arial" w:hAnsi="Arial" w:cs="Arial"/>
          <w:sz w:val="24"/>
          <w:szCs w:val="24"/>
        </w:rPr>
        <w:t>SINESP</w:t>
      </w:r>
      <w:r w:rsidR="0011718A" w:rsidRPr="00687AE9">
        <w:rPr>
          <w:rFonts w:ascii="Arial" w:hAnsi="Arial" w:cs="Arial"/>
          <w:sz w:val="24"/>
          <w:szCs w:val="24"/>
        </w:rPr>
        <w:t>JC</w:t>
      </w:r>
      <w:r w:rsidR="00840AE6" w:rsidRPr="00687AE9">
        <w:rPr>
          <w:rFonts w:ascii="Arial" w:hAnsi="Arial" w:cs="Arial"/>
          <w:sz w:val="24"/>
          <w:szCs w:val="24"/>
        </w:rPr>
        <w:t>)</w:t>
      </w:r>
      <w:r w:rsidR="0011718A" w:rsidRPr="00687AE9">
        <w:rPr>
          <w:rFonts w:ascii="Arial" w:hAnsi="Arial" w:cs="Arial"/>
          <w:sz w:val="24"/>
          <w:szCs w:val="24"/>
        </w:rPr>
        <w:t xml:space="preserve"> </w:t>
      </w:r>
      <w:r w:rsidR="00840AE6" w:rsidRPr="00687AE9">
        <w:rPr>
          <w:rFonts w:ascii="Arial" w:hAnsi="Arial" w:cs="Arial"/>
          <w:sz w:val="24"/>
          <w:szCs w:val="24"/>
        </w:rPr>
        <w:t>até o</w:t>
      </w:r>
      <w:r w:rsidR="0011718A" w:rsidRPr="00687AE9">
        <w:rPr>
          <w:rFonts w:ascii="Arial" w:hAnsi="Arial" w:cs="Arial"/>
          <w:sz w:val="24"/>
          <w:szCs w:val="24"/>
        </w:rPr>
        <w:t xml:space="preserve"> S</w:t>
      </w:r>
      <w:r w:rsidRPr="00687AE9">
        <w:rPr>
          <w:rFonts w:ascii="Arial" w:hAnsi="Arial" w:cs="Arial"/>
          <w:sz w:val="24"/>
          <w:szCs w:val="24"/>
        </w:rPr>
        <w:t>INESP</w:t>
      </w:r>
      <w:r w:rsidR="0011718A" w:rsidRPr="00687AE9">
        <w:rPr>
          <w:rFonts w:ascii="Arial" w:hAnsi="Arial" w:cs="Arial"/>
          <w:sz w:val="24"/>
          <w:szCs w:val="24"/>
        </w:rPr>
        <w:t xml:space="preserve"> (</w:t>
      </w:r>
      <w:r w:rsidR="00840AE6" w:rsidRPr="00687AE9">
        <w:rPr>
          <w:rFonts w:ascii="Arial" w:hAnsi="Arial" w:cs="Arial"/>
          <w:sz w:val="24"/>
          <w:szCs w:val="24"/>
        </w:rPr>
        <w:t>em sua versão atual</w:t>
      </w:r>
      <w:r w:rsidR="0011718A" w:rsidRPr="00687AE9">
        <w:rPr>
          <w:rFonts w:ascii="Arial" w:hAnsi="Arial" w:cs="Arial"/>
          <w:sz w:val="24"/>
          <w:szCs w:val="24"/>
        </w:rPr>
        <w:t>)</w:t>
      </w:r>
      <w:r w:rsidRPr="00687AE9">
        <w:rPr>
          <w:rFonts w:ascii="Arial" w:hAnsi="Arial" w:cs="Arial"/>
          <w:sz w:val="24"/>
          <w:szCs w:val="24"/>
        </w:rPr>
        <w:t>, bem como a</w:t>
      </w:r>
      <w:r w:rsidR="0011718A" w:rsidRPr="00687AE9">
        <w:rPr>
          <w:rFonts w:ascii="Arial" w:hAnsi="Arial" w:cs="Arial"/>
          <w:sz w:val="24"/>
          <w:szCs w:val="24"/>
        </w:rPr>
        <w:t xml:space="preserve"> atuação da</w:t>
      </w:r>
      <w:r w:rsidR="003B3871" w:rsidRPr="00687AE9">
        <w:rPr>
          <w:rFonts w:ascii="Arial" w:hAnsi="Arial" w:cs="Arial"/>
          <w:sz w:val="24"/>
          <w:szCs w:val="24"/>
        </w:rPr>
        <w:t xml:space="preserve"> SENASP no planejamento e na implantação do SINESP</w:t>
      </w:r>
      <w:r w:rsidR="0011718A" w:rsidRPr="00687AE9">
        <w:rPr>
          <w:rFonts w:ascii="Arial" w:hAnsi="Arial" w:cs="Arial"/>
          <w:sz w:val="24"/>
          <w:szCs w:val="24"/>
        </w:rPr>
        <w:t xml:space="preserve"> e ainda </w:t>
      </w:r>
      <w:proofErr w:type="gramStart"/>
      <w:r w:rsidR="0011718A" w:rsidRPr="00687AE9">
        <w:rPr>
          <w:rFonts w:ascii="Arial" w:hAnsi="Arial" w:cs="Arial"/>
          <w:sz w:val="24"/>
          <w:szCs w:val="24"/>
        </w:rPr>
        <w:t>as finalidades des</w:t>
      </w:r>
      <w:r w:rsidR="00F8775E">
        <w:rPr>
          <w:rFonts w:ascii="Arial" w:hAnsi="Arial" w:cs="Arial"/>
          <w:sz w:val="24"/>
          <w:szCs w:val="24"/>
        </w:rPr>
        <w:t>s</w:t>
      </w:r>
      <w:r w:rsidR="0011718A" w:rsidRPr="00687AE9">
        <w:rPr>
          <w:rFonts w:ascii="Arial" w:hAnsi="Arial" w:cs="Arial"/>
          <w:sz w:val="24"/>
          <w:szCs w:val="24"/>
        </w:rPr>
        <w:t>e sistema, passaremos</w:t>
      </w:r>
      <w:proofErr w:type="gramEnd"/>
      <w:r w:rsidR="0011718A" w:rsidRPr="00687AE9">
        <w:rPr>
          <w:rFonts w:ascii="Arial" w:hAnsi="Arial" w:cs="Arial"/>
          <w:sz w:val="24"/>
          <w:szCs w:val="24"/>
        </w:rPr>
        <w:t xml:space="preserve"> </w:t>
      </w:r>
      <w:r w:rsidR="00294B27" w:rsidRPr="00687AE9">
        <w:rPr>
          <w:rFonts w:ascii="Arial" w:hAnsi="Arial" w:cs="Arial"/>
          <w:sz w:val="24"/>
          <w:szCs w:val="24"/>
        </w:rPr>
        <w:t>então ao estudo dos</w:t>
      </w:r>
      <w:r w:rsidR="0011718A" w:rsidRPr="00687A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1B01">
        <w:rPr>
          <w:rFonts w:ascii="Arial" w:hAnsi="Arial" w:cs="Arial"/>
          <w:i/>
          <w:sz w:val="24"/>
          <w:szCs w:val="24"/>
          <w:highlight w:val="cyan"/>
        </w:rPr>
        <w:t>s</w:t>
      </w:r>
      <w:r w:rsidR="0011718A" w:rsidRPr="00687AE9">
        <w:rPr>
          <w:rFonts w:ascii="Arial" w:hAnsi="Arial" w:cs="Arial"/>
          <w:i/>
          <w:sz w:val="24"/>
          <w:szCs w:val="24"/>
          <w:highlight w:val="cyan"/>
        </w:rPr>
        <w:t>takeholders</w:t>
      </w:r>
      <w:proofErr w:type="spellEnd"/>
      <w:r w:rsidR="0011718A" w:rsidRPr="00687AE9">
        <w:rPr>
          <w:rFonts w:ascii="Arial" w:hAnsi="Arial" w:cs="Arial"/>
          <w:i/>
          <w:sz w:val="24"/>
          <w:szCs w:val="24"/>
          <w:highlight w:val="cyan"/>
        </w:rPr>
        <w:t xml:space="preserve"> </w:t>
      </w:r>
      <w:r w:rsidR="0011718A" w:rsidRPr="00687AE9">
        <w:rPr>
          <w:rFonts w:ascii="Arial" w:hAnsi="Arial" w:cs="Arial"/>
          <w:sz w:val="24"/>
          <w:szCs w:val="24"/>
        </w:rPr>
        <w:t xml:space="preserve">(partes interessadas) no </w:t>
      </w:r>
      <w:r w:rsidRPr="00687AE9">
        <w:rPr>
          <w:rFonts w:ascii="Arial" w:hAnsi="Arial" w:cs="Arial"/>
          <w:sz w:val="24"/>
          <w:szCs w:val="24"/>
        </w:rPr>
        <w:t>SINESP.</w:t>
      </w:r>
      <w:r w:rsidR="0011718A" w:rsidRPr="00687AE9">
        <w:rPr>
          <w:rFonts w:ascii="Arial" w:hAnsi="Arial" w:cs="Arial"/>
          <w:strike/>
          <w:sz w:val="24"/>
          <w:szCs w:val="24"/>
        </w:rPr>
        <w:t xml:space="preserve"> </w:t>
      </w:r>
    </w:p>
    <w:p w:rsidR="007F0932" w:rsidRPr="00687AE9" w:rsidRDefault="007F0932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824FC" w:rsidRPr="00687AE9" w:rsidRDefault="008824FC" w:rsidP="00013478">
      <w:pPr>
        <w:spacing w:after="0" w:line="360" w:lineRule="auto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br w:type="page"/>
      </w:r>
    </w:p>
    <w:p w:rsidR="007F0932" w:rsidRPr="00687AE9" w:rsidRDefault="00454FFF" w:rsidP="00013478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lastRenderedPageBreak/>
        <w:t>&lt;H1&gt;</w:t>
      </w:r>
      <w:r w:rsidR="007F0932" w:rsidRPr="00687AE9">
        <w:rPr>
          <w:rFonts w:ascii="Arial" w:hAnsi="Arial" w:cs="Arial"/>
          <w:b/>
          <w:sz w:val="24"/>
          <w:szCs w:val="24"/>
        </w:rPr>
        <w:t>Aula 3 –</w:t>
      </w:r>
      <w:r w:rsidR="000B0AD2">
        <w:rPr>
          <w:rFonts w:ascii="Arial" w:hAnsi="Arial" w:cs="Arial"/>
          <w:b/>
          <w:sz w:val="24"/>
          <w:szCs w:val="24"/>
        </w:rPr>
        <w:t xml:space="preserve"> </w:t>
      </w:r>
      <w:r w:rsidR="00857160" w:rsidRPr="00687AE9">
        <w:rPr>
          <w:rFonts w:ascii="Arial" w:hAnsi="Arial" w:cs="Arial"/>
          <w:b/>
          <w:sz w:val="24"/>
          <w:szCs w:val="24"/>
        </w:rPr>
        <w:t>As partes interessadas</w:t>
      </w:r>
      <w:r w:rsidR="000B0AD2">
        <w:rPr>
          <w:rFonts w:ascii="Arial" w:hAnsi="Arial" w:cs="Arial"/>
          <w:b/>
          <w:sz w:val="24"/>
          <w:szCs w:val="24"/>
        </w:rPr>
        <w:t>:</w:t>
      </w:r>
      <w:r w:rsidR="00857160"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CF1B01">
        <w:rPr>
          <w:rFonts w:ascii="Arial" w:hAnsi="Arial" w:cs="Arial"/>
          <w:b/>
          <w:i/>
          <w:sz w:val="24"/>
          <w:szCs w:val="24"/>
          <w:highlight w:val="cyan"/>
        </w:rPr>
        <w:t>s</w:t>
      </w:r>
      <w:r w:rsidR="007F0932" w:rsidRPr="00687AE9">
        <w:rPr>
          <w:rFonts w:ascii="Arial" w:hAnsi="Arial" w:cs="Arial"/>
          <w:b/>
          <w:i/>
          <w:sz w:val="24"/>
          <w:szCs w:val="24"/>
          <w:highlight w:val="cyan"/>
        </w:rPr>
        <w:t>takeholders</w:t>
      </w:r>
      <w:proofErr w:type="spellEnd"/>
      <w:r w:rsidR="000B1F1F" w:rsidRPr="00687AE9">
        <w:rPr>
          <w:rFonts w:ascii="Arial" w:hAnsi="Arial" w:cs="Arial"/>
          <w:b/>
          <w:i/>
          <w:sz w:val="24"/>
          <w:szCs w:val="24"/>
        </w:rPr>
        <w:t xml:space="preserve"> </w:t>
      </w:r>
      <w:r w:rsidR="000B1F1F" w:rsidRPr="00687AE9">
        <w:rPr>
          <w:rFonts w:ascii="Arial" w:hAnsi="Arial" w:cs="Arial"/>
          <w:b/>
          <w:sz w:val="24"/>
          <w:szCs w:val="24"/>
        </w:rPr>
        <w:t>no SINESP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&lt;/H1&gt;</w:t>
      </w:r>
    </w:p>
    <w:p w:rsidR="00390F19" w:rsidRPr="00687AE9" w:rsidRDefault="00390F19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D1378" w:rsidRDefault="00390F19" w:rsidP="00FC4E49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ins w:id="53" w:author="SEAD" w:date="2019-12-09T15:20:00Z"/>
          <w:rFonts w:ascii="Arial" w:eastAsia="Arial" w:hAnsi="Arial" w:cs="Arial"/>
          <w:b/>
          <w:color w:val="000000"/>
          <w:shd w:val="clear" w:color="auto" w:fill="4A86E8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hAnsi="Arial" w:cs="Arial"/>
          <w:b/>
          <w:bCs/>
          <w:color w:val="000000"/>
        </w:rPr>
        <w:t>Contextualizando...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 xml:space="preserve">&lt;/H2&gt; </w:t>
      </w:r>
    </w:p>
    <w:p w:rsidR="00D86963" w:rsidRPr="00687AE9" w:rsidRDefault="00D86963" w:rsidP="00FC4E49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</w:p>
    <w:p w:rsidR="005D1378" w:rsidRPr="00687AE9" w:rsidRDefault="005D1378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 acordo com o Dicionário Financeiro (2019),</w:t>
      </w:r>
      <w:r w:rsidRPr="00687AE9">
        <w:rPr>
          <w:rFonts w:ascii="Arial" w:hAnsi="Arial" w:cs="Arial"/>
          <w:i/>
          <w:sz w:val="24"/>
          <w:szCs w:val="24"/>
          <w:highlight w:val="cyan"/>
        </w:rPr>
        <w:t xml:space="preserve"> </w:t>
      </w:r>
      <w:proofErr w:type="spellStart"/>
      <w:r w:rsidR="00CF1B01">
        <w:rPr>
          <w:rFonts w:ascii="Arial" w:hAnsi="Arial" w:cs="Arial"/>
          <w:i/>
          <w:sz w:val="24"/>
          <w:szCs w:val="24"/>
          <w:highlight w:val="cyan"/>
        </w:rPr>
        <w:t>s</w:t>
      </w:r>
      <w:r w:rsidRPr="00687AE9">
        <w:rPr>
          <w:rFonts w:ascii="Arial" w:hAnsi="Arial" w:cs="Arial"/>
          <w:i/>
          <w:sz w:val="24"/>
          <w:szCs w:val="24"/>
          <w:highlight w:val="cyan"/>
        </w:rPr>
        <w:t>takeholders</w:t>
      </w:r>
      <w:proofErr w:type="spellEnd"/>
      <w:r w:rsidRPr="00687AE9">
        <w:rPr>
          <w:rFonts w:ascii="Arial" w:hAnsi="Arial" w:cs="Arial"/>
          <w:i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é um termo em inglês comumente utilizado para fazer referência a todos os envolvidos ou interessados em um tipo de processo, projetos ou resultado de uma empresa. Um dos criadores do termo foi o filósofo Robert Edward Freeman. Ele definia a palavra </w:t>
      </w:r>
      <w:proofErr w:type="spellStart"/>
      <w:r w:rsidR="00CF1B01">
        <w:rPr>
          <w:rFonts w:ascii="Arial" w:hAnsi="Arial" w:cs="Arial"/>
          <w:i/>
          <w:sz w:val="24"/>
          <w:szCs w:val="24"/>
          <w:highlight w:val="cyan"/>
        </w:rPr>
        <w:t>s</w:t>
      </w:r>
      <w:r w:rsidRPr="00687AE9">
        <w:rPr>
          <w:rFonts w:ascii="Arial" w:hAnsi="Arial" w:cs="Arial"/>
          <w:i/>
          <w:sz w:val="24"/>
          <w:szCs w:val="24"/>
          <w:highlight w:val="cyan"/>
        </w:rPr>
        <w:t>takeholder</w:t>
      </w:r>
      <w:proofErr w:type="spellEnd"/>
      <w:r w:rsidRPr="00687AE9">
        <w:rPr>
          <w:rFonts w:ascii="Arial" w:hAnsi="Arial" w:cs="Arial"/>
          <w:i/>
          <w:sz w:val="24"/>
          <w:szCs w:val="24"/>
          <w:highlight w:val="cyan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como: grupos que poderiam afetar ou serem afetados pelos objetivos da organização. </w:t>
      </w:r>
    </w:p>
    <w:p w:rsidR="005D1378" w:rsidRPr="00687AE9" w:rsidRDefault="00355CC7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No </w:t>
      </w:r>
      <w:r w:rsidR="005D1378" w:rsidRPr="00687AE9">
        <w:rPr>
          <w:rFonts w:ascii="Arial" w:hAnsi="Arial" w:cs="Arial"/>
          <w:sz w:val="24"/>
          <w:szCs w:val="24"/>
        </w:rPr>
        <w:t>nosso caso</w:t>
      </w:r>
      <w:r w:rsidR="007F4FB9" w:rsidRPr="00687AE9">
        <w:rPr>
          <w:rFonts w:ascii="Arial" w:hAnsi="Arial" w:cs="Arial"/>
          <w:sz w:val="24"/>
          <w:szCs w:val="24"/>
        </w:rPr>
        <w:t xml:space="preserve">, a criação do </w:t>
      </w:r>
      <w:r w:rsidR="005D1378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, </w:t>
      </w:r>
      <w:r w:rsidR="00AF2E44" w:rsidRPr="00687AE9">
        <w:rPr>
          <w:rFonts w:ascii="Arial" w:hAnsi="Arial" w:cs="Arial"/>
          <w:sz w:val="24"/>
          <w:szCs w:val="24"/>
        </w:rPr>
        <w:t xml:space="preserve">você sabe </w:t>
      </w:r>
      <w:r w:rsidRPr="00687AE9">
        <w:rPr>
          <w:rFonts w:ascii="Arial" w:hAnsi="Arial" w:cs="Arial"/>
          <w:sz w:val="24"/>
          <w:szCs w:val="24"/>
        </w:rPr>
        <w:t xml:space="preserve">quem são os </w:t>
      </w:r>
      <w:proofErr w:type="spellStart"/>
      <w:r w:rsidR="00CF1B01">
        <w:rPr>
          <w:rFonts w:ascii="Arial" w:hAnsi="Arial" w:cs="Arial"/>
          <w:i/>
          <w:sz w:val="24"/>
          <w:szCs w:val="24"/>
          <w:highlight w:val="cyan"/>
        </w:rPr>
        <w:t>s</w:t>
      </w:r>
      <w:r w:rsidRPr="00687AE9">
        <w:rPr>
          <w:rFonts w:ascii="Arial" w:hAnsi="Arial" w:cs="Arial"/>
          <w:i/>
          <w:sz w:val="24"/>
          <w:szCs w:val="24"/>
          <w:highlight w:val="cyan"/>
        </w:rPr>
        <w:t>takeholders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 n</w:t>
      </w:r>
      <w:r w:rsidR="007F4FB9" w:rsidRPr="00687AE9">
        <w:rPr>
          <w:rFonts w:ascii="Arial" w:hAnsi="Arial" w:cs="Arial"/>
          <w:sz w:val="24"/>
          <w:szCs w:val="24"/>
        </w:rPr>
        <w:t>a coleta, geração, fornecimento e</w:t>
      </w:r>
      <w:r w:rsidRPr="00687AE9">
        <w:rPr>
          <w:rFonts w:ascii="Arial" w:hAnsi="Arial" w:cs="Arial"/>
          <w:sz w:val="24"/>
          <w:szCs w:val="24"/>
        </w:rPr>
        <w:t xml:space="preserve"> uso da informação?</w:t>
      </w:r>
      <w:r w:rsidR="005D1378" w:rsidRPr="00687AE9">
        <w:rPr>
          <w:rFonts w:ascii="Arial" w:hAnsi="Arial" w:cs="Arial"/>
          <w:sz w:val="24"/>
          <w:szCs w:val="24"/>
        </w:rPr>
        <w:t xml:space="preserve"> </w:t>
      </w:r>
      <w:r w:rsidR="00AF2E44" w:rsidRPr="00687AE9">
        <w:rPr>
          <w:rFonts w:ascii="Arial" w:hAnsi="Arial" w:cs="Arial"/>
          <w:sz w:val="24"/>
          <w:szCs w:val="24"/>
        </w:rPr>
        <w:t>Nes</w:t>
      </w:r>
      <w:r w:rsidR="009A502F">
        <w:rPr>
          <w:rFonts w:ascii="Arial" w:hAnsi="Arial" w:cs="Arial"/>
          <w:sz w:val="24"/>
          <w:szCs w:val="24"/>
        </w:rPr>
        <w:t>t</w:t>
      </w:r>
      <w:r w:rsidR="00AF2E44" w:rsidRPr="00687AE9">
        <w:rPr>
          <w:rFonts w:ascii="Arial" w:hAnsi="Arial" w:cs="Arial"/>
          <w:sz w:val="24"/>
          <w:szCs w:val="24"/>
        </w:rPr>
        <w:t>a aula vamos conhecer quem s</w:t>
      </w:r>
      <w:r w:rsidR="00446C69" w:rsidRPr="00687AE9">
        <w:rPr>
          <w:rFonts w:ascii="Arial" w:hAnsi="Arial" w:cs="Arial"/>
          <w:sz w:val="24"/>
          <w:szCs w:val="24"/>
        </w:rPr>
        <w:t>ão as partes</w:t>
      </w:r>
      <w:r w:rsidR="005D1378" w:rsidRPr="00687AE9">
        <w:rPr>
          <w:rFonts w:ascii="Arial" w:hAnsi="Arial" w:cs="Arial"/>
          <w:sz w:val="24"/>
          <w:szCs w:val="24"/>
        </w:rPr>
        <w:t xml:space="preserve"> que produzem e/ou consomem informações direta ou indiretamente relacionadas à segurança pública. </w:t>
      </w:r>
    </w:p>
    <w:p w:rsidR="0011718A" w:rsidRPr="00687AE9" w:rsidRDefault="0011718A">
      <w:pPr>
        <w:spacing w:after="0" w:line="360" w:lineRule="auto"/>
        <w:ind w:right="4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11718A" w:rsidRDefault="0011718A" w:rsidP="00590711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ins w:id="54" w:author="SEAD" w:date="2019-12-09T15:20:00Z"/>
          <w:rFonts w:ascii="Arial" w:eastAsia="Arial" w:hAnsi="Arial" w:cs="Arial"/>
          <w:b/>
          <w:color w:val="000000"/>
          <w:shd w:val="clear" w:color="auto" w:fill="4A86E8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hAnsi="Arial" w:cs="Arial"/>
          <w:b/>
          <w:i/>
          <w:highlight w:val="cyan"/>
        </w:rPr>
        <w:t xml:space="preserve"> </w:t>
      </w:r>
      <w:proofErr w:type="spellStart"/>
      <w:r w:rsidRPr="00687AE9">
        <w:rPr>
          <w:rFonts w:ascii="Arial" w:hAnsi="Arial" w:cs="Arial"/>
          <w:b/>
          <w:i/>
          <w:highlight w:val="cyan"/>
        </w:rPr>
        <w:t>Stakeholders</w:t>
      </w:r>
      <w:proofErr w:type="spellEnd"/>
      <w:r w:rsidRPr="00687AE9">
        <w:rPr>
          <w:rFonts w:ascii="Arial" w:hAnsi="Arial" w:cs="Arial"/>
          <w:b/>
          <w:i/>
        </w:rPr>
        <w:t xml:space="preserve"> </w:t>
      </w:r>
      <w:r w:rsidRPr="00687AE9">
        <w:rPr>
          <w:rFonts w:ascii="Arial" w:hAnsi="Arial" w:cs="Arial"/>
          <w:b/>
        </w:rPr>
        <w:t>mapeados na formulação do SINESP</w:t>
      </w:r>
      <w:r w:rsidRPr="00687AE9">
        <w:rPr>
          <w:rFonts w:ascii="Arial" w:hAnsi="Arial" w:cs="Arial"/>
          <w:b/>
          <w:i/>
        </w:rPr>
        <w:t xml:space="preserve"> 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 xml:space="preserve">&lt;/H2&gt; </w:t>
      </w:r>
    </w:p>
    <w:p w:rsidR="00D86963" w:rsidRPr="00687AE9" w:rsidRDefault="00D86963" w:rsidP="00590711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</w:p>
    <w:p w:rsidR="00E85F48" w:rsidRPr="00687AE9" w:rsidRDefault="0011718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Na</w:t>
      </w:r>
      <w:r w:rsidR="007F0932" w:rsidRPr="00687AE9">
        <w:rPr>
          <w:rFonts w:ascii="Arial" w:hAnsi="Arial" w:cs="Arial"/>
          <w:sz w:val="24"/>
          <w:szCs w:val="24"/>
        </w:rPr>
        <w:t xml:space="preserve"> formulação </w:t>
      </w:r>
      <w:r w:rsidR="005D1378" w:rsidRPr="00687AE9">
        <w:rPr>
          <w:rFonts w:ascii="Arial" w:hAnsi="Arial" w:cs="Arial"/>
          <w:sz w:val="24"/>
          <w:szCs w:val="24"/>
        </w:rPr>
        <w:t>do SINESP</w:t>
      </w:r>
      <w:r w:rsidRPr="00687AE9">
        <w:rPr>
          <w:rFonts w:ascii="Arial" w:hAnsi="Arial" w:cs="Arial"/>
          <w:sz w:val="24"/>
          <w:szCs w:val="24"/>
        </w:rPr>
        <w:t>,</w:t>
      </w:r>
      <w:r w:rsidR="005D1378" w:rsidRPr="00687AE9">
        <w:rPr>
          <w:rFonts w:ascii="Arial" w:hAnsi="Arial" w:cs="Arial"/>
          <w:sz w:val="24"/>
          <w:szCs w:val="24"/>
        </w:rPr>
        <w:t xml:space="preserve"> </w:t>
      </w:r>
      <w:r w:rsidR="009A05A1" w:rsidRPr="00687AE9">
        <w:rPr>
          <w:rFonts w:ascii="Arial" w:hAnsi="Arial" w:cs="Arial"/>
          <w:sz w:val="24"/>
          <w:szCs w:val="24"/>
        </w:rPr>
        <w:t xml:space="preserve">foram mapeados como </w:t>
      </w:r>
      <w:proofErr w:type="spellStart"/>
      <w:r w:rsidR="00CF1B01">
        <w:rPr>
          <w:rFonts w:ascii="Arial" w:hAnsi="Arial" w:cs="Arial"/>
          <w:i/>
          <w:sz w:val="24"/>
          <w:szCs w:val="24"/>
          <w:highlight w:val="cyan"/>
        </w:rPr>
        <w:t>s</w:t>
      </w:r>
      <w:r w:rsidR="009A05A1" w:rsidRPr="00687AE9">
        <w:rPr>
          <w:rFonts w:ascii="Arial" w:hAnsi="Arial" w:cs="Arial"/>
          <w:i/>
          <w:sz w:val="24"/>
          <w:szCs w:val="24"/>
          <w:highlight w:val="cyan"/>
        </w:rPr>
        <w:t>takeholders</w:t>
      </w:r>
      <w:proofErr w:type="spellEnd"/>
      <w:r w:rsidR="009A05A1" w:rsidRPr="00687AE9">
        <w:rPr>
          <w:rFonts w:ascii="Arial" w:hAnsi="Arial" w:cs="Arial"/>
          <w:sz w:val="24"/>
          <w:szCs w:val="24"/>
        </w:rPr>
        <w:t xml:space="preserve"> </w:t>
      </w:r>
      <w:r w:rsidR="005D1378" w:rsidRPr="00687AE9">
        <w:rPr>
          <w:rFonts w:ascii="Arial" w:hAnsi="Arial" w:cs="Arial"/>
          <w:sz w:val="24"/>
          <w:szCs w:val="24"/>
        </w:rPr>
        <w:t>tanto quem produz/gera</w:t>
      </w:r>
      <w:r w:rsidR="009A05A1" w:rsidRPr="00687AE9">
        <w:rPr>
          <w:rFonts w:ascii="Arial" w:hAnsi="Arial" w:cs="Arial"/>
          <w:sz w:val="24"/>
          <w:szCs w:val="24"/>
        </w:rPr>
        <w:t>/coleta</w:t>
      </w:r>
      <w:r w:rsidR="007F4FB9" w:rsidRPr="00687AE9">
        <w:rPr>
          <w:rFonts w:ascii="Arial" w:hAnsi="Arial" w:cs="Arial"/>
          <w:sz w:val="24"/>
          <w:szCs w:val="24"/>
        </w:rPr>
        <w:t xml:space="preserve"> </w:t>
      </w:r>
      <w:r w:rsidR="009A05A1" w:rsidRPr="00687AE9">
        <w:rPr>
          <w:rFonts w:ascii="Arial" w:hAnsi="Arial" w:cs="Arial"/>
          <w:sz w:val="24"/>
          <w:szCs w:val="24"/>
        </w:rPr>
        <w:t>ou</w:t>
      </w:r>
      <w:r w:rsidR="007F4FB9" w:rsidRPr="00687AE9">
        <w:rPr>
          <w:rFonts w:ascii="Arial" w:hAnsi="Arial" w:cs="Arial"/>
          <w:sz w:val="24"/>
          <w:szCs w:val="24"/>
        </w:rPr>
        <w:t xml:space="preserve"> fornece a</w:t>
      </w:r>
      <w:r w:rsidR="005D1378" w:rsidRPr="00687AE9">
        <w:rPr>
          <w:rFonts w:ascii="Arial" w:hAnsi="Arial" w:cs="Arial"/>
          <w:sz w:val="24"/>
          <w:szCs w:val="24"/>
        </w:rPr>
        <w:t xml:space="preserve"> informação na área de segurança pública, </w:t>
      </w:r>
      <w:r w:rsidR="007F4FB9" w:rsidRPr="00687AE9">
        <w:rPr>
          <w:rFonts w:ascii="Arial" w:hAnsi="Arial" w:cs="Arial"/>
          <w:sz w:val="24"/>
          <w:szCs w:val="24"/>
        </w:rPr>
        <w:t xml:space="preserve">como </w:t>
      </w:r>
      <w:r w:rsidR="009A05A1" w:rsidRPr="00687AE9">
        <w:rPr>
          <w:rFonts w:ascii="Arial" w:hAnsi="Arial" w:cs="Arial"/>
          <w:sz w:val="24"/>
          <w:szCs w:val="24"/>
        </w:rPr>
        <w:t>exemplo a</w:t>
      </w:r>
      <w:r w:rsidR="007F4FB9" w:rsidRPr="00687AE9">
        <w:rPr>
          <w:rFonts w:ascii="Arial" w:hAnsi="Arial" w:cs="Arial"/>
          <w:sz w:val="24"/>
          <w:szCs w:val="24"/>
        </w:rPr>
        <w:t xml:space="preserve"> própria SENASP, </w:t>
      </w:r>
      <w:r w:rsidR="00C25FE0">
        <w:rPr>
          <w:rFonts w:ascii="Arial" w:hAnsi="Arial" w:cs="Arial"/>
          <w:sz w:val="24"/>
          <w:szCs w:val="24"/>
        </w:rPr>
        <w:t>m</w:t>
      </w:r>
      <w:r w:rsidR="007F4FB9" w:rsidRPr="00687AE9">
        <w:rPr>
          <w:rFonts w:ascii="Arial" w:hAnsi="Arial" w:cs="Arial"/>
          <w:sz w:val="24"/>
          <w:szCs w:val="24"/>
        </w:rPr>
        <w:t xml:space="preserve">inistérios, </w:t>
      </w:r>
      <w:r w:rsidR="00C25FE0">
        <w:rPr>
          <w:rFonts w:ascii="Arial" w:hAnsi="Arial" w:cs="Arial"/>
          <w:sz w:val="24"/>
          <w:szCs w:val="24"/>
        </w:rPr>
        <w:t>s</w:t>
      </w:r>
      <w:r w:rsidR="007F4FB9" w:rsidRPr="00687AE9">
        <w:rPr>
          <w:rFonts w:ascii="Arial" w:hAnsi="Arial" w:cs="Arial"/>
          <w:sz w:val="24"/>
          <w:szCs w:val="24"/>
        </w:rPr>
        <w:t xml:space="preserve">ecretarias, </w:t>
      </w:r>
      <w:r w:rsidR="00C25FE0">
        <w:rPr>
          <w:rFonts w:ascii="Arial" w:hAnsi="Arial" w:cs="Arial"/>
          <w:sz w:val="24"/>
          <w:szCs w:val="24"/>
        </w:rPr>
        <w:t>o</w:t>
      </w:r>
      <w:r w:rsidR="007F4FB9" w:rsidRPr="00687AE9">
        <w:rPr>
          <w:rFonts w:ascii="Arial" w:hAnsi="Arial" w:cs="Arial"/>
          <w:sz w:val="24"/>
          <w:szCs w:val="24"/>
        </w:rPr>
        <w:t xml:space="preserve">uvidorias, </w:t>
      </w:r>
      <w:r w:rsidR="00C25FE0">
        <w:rPr>
          <w:rFonts w:ascii="Arial" w:hAnsi="Arial" w:cs="Arial"/>
          <w:sz w:val="24"/>
          <w:szCs w:val="24"/>
        </w:rPr>
        <w:t>c</w:t>
      </w:r>
      <w:r w:rsidR="007F4FB9" w:rsidRPr="00687AE9">
        <w:rPr>
          <w:rFonts w:ascii="Arial" w:hAnsi="Arial" w:cs="Arial"/>
          <w:sz w:val="24"/>
          <w:szCs w:val="24"/>
        </w:rPr>
        <w:t xml:space="preserve">orregedorias, </w:t>
      </w:r>
      <w:r w:rsidR="005D1378" w:rsidRPr="00687AE9">
        <w:rPr>
          <w:rFonts w:ascii="Arial" w:hAnsi="Arial" w:cs="Arial"/>
          <w:sz w:val="24"/>
          <w:szCs w:val="24"/>
        </w:rPr>
        <w:t>quanto os</w:t>
      </w:r>
      <w:r w:rsidR="007F0932" w:rsidRPr="00687AE9">
        <w:rPr>
          <w:rFonts w:ascii="Arial" w:hAnsi="Arial" w:cs="Arial"/>
          <w:sz w:val="24"/>
          <w:szCs w:val="24"/>
        </w:rPr>
        <w:t xml:space="preserve"> usuários</w:t>
      </w:r>
      <w:r w:rsidR="005D1378" w:rsidRPr="00687AE9">
        <w:rPr>
          <w:rFonts w:ascii="Arial" w:hAnsi="Arial" w:cs="Arial"/>
          <w:sz w:val="24"/>
          <w:szCs w:val="24"/>
        </w:rPr>
        <w:t xml:space="preserve"> </w:t>
      </w:r>
      <w:r w:rsidR="007F4FB9" w:rsidRPr="00687AE9">
        <w:rPr>
          <w:rFonts w:ascii="Arial" w:hAnsi="Arial" w:cs="Arial"/>
          <w:sz w:val="24"/>
          <w:szCs w:val="24"/>
        </w:rPr>
        <w:t xml:space="preserve">que consomem </w:t>
      </w:r>
      <w:r w:rsidR="005D1378" w:rsidRPr="00687AE9">
        <w:rPr>
          <w:rFonts w:ascii="Arial" w:hAnsi="Arial" w:cs="Arial"/>
          <w:sz w:val="24"/>
          <w:szCs w:val="24"/>
        </w:rPr>
        <w:t>essas informações</w:t>
      </w:r>
      <w:r w:rsidR="007F4FB9" w:rsidRPr="00687AE9">
        <w:rPr>
          <w:rFonts w:ascii="Arial" w:hAnsi="Arial" w:cs="Arial"/>
          <w:sz w:val="24"/>
          <w:szCs w:val="24"/>
        </w:rPr>
        <w:t xml:space="preserve">, como cidadãos, policiais, formuladores de políticas públicas, </w:t>
      </w:r>
      <w:r w:rsidR="0091036D" w:rsidRPr="00687AE9">
        <w:rPr>
          <w:rFonts w:ascii="Arial" w:hAnsi="Arial" w:cs="Arial"/>
          <w:sz w:val="24"/>
          <w:szCs w:val="24"/>
        </w:rPr>
        <w:t>mídias</w:t>
      </w:r>
      <w:r w:rsidR="00C25FE0">
        <w:rPr>
          <w:rFonts w:ascii="Arial" w:hAnsi="Arial" w:cs="Arial"/>
          <w:sz w:val="24"/>
          <w:szCs w:val="24"/>
        </w:rPr>
        <w:t>,</w:t>
      </w:r>
      <w:r w:rsidR="0091036D" w:rsidRPr="00687AE9">
        <w:rPr>
          <w:rFonts w:ascii="Arial" w:hAnsi="Arial" w:cs="Arial"/>
          <w:sz w:val="24"/>
          <w:szCs w:val="24"/>
        </w:rPr>
        <w:t xml:space="preserve"> </w:t>
      </w:r>
      <w:r w:rsidR="007F4FB9" w:rsidRPr="00687AE9">
        <w:rPr>
          <w:rFonts w:ascii="Arial" w:hAnsi="Arial" w:cs="Arial"/>
          <w:sz w:val="24"/>
          <w:szCs w:val="24"/>
        </w:rPr>
        <w:t>entre outros.</w:t>
      </w:r>
      <w:r w:rsidR="009A05A1" w:rsidRPr="00687AE9" w:rsidDel="009A05A1">
        <w:rPr>
          <w:rFonts w:ascii="Arial" w:hAnsi="Arial" w:cs="Arial"/>
          <w:sz w:val="24"/>
          <w:szCs w:val="24"/>
        </w:rPr>
        <w:t xml:space="preserve"> </w:t>
      </w:r>
    </w:p>
    <w:p w:rsidR="00E85F48" w:rsidRPr="00687AE9" w:rsidRDefault="00E85F4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E85F48" w:rsidRPr="00687AE9" w:rsidRDefault="00E85F48">
      <w:pPr>
        <w:spacing w:after="0" w:line="360" w:lineRule="auto"/>
        <w:ind w:right="4" w:firstLine="850"/>
        <w:contextualSpacing/>
        <w:jc w:val="both"/>
        <w:rPr>
          <w:rFonts w:ascii="Arial" w:hAnsi="Arial" w:cs="Arial"/>
          <w:sz w:val="24"/>
          <w:szCs w:val="24"/>
        </w:rPr>
      </w:pPr>
      <w:commentRangeStart w:id="55"/>
      <w:commentRangeStart w:id="56"/>
      <w:r w:rsidRPr="00687AE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33127" cy="3763010"/>
            <wp:effectExtent l="0" t="0" r="0" b="8890"/>
            <wp:docPr id="1836" name="Imagem 1836" descr="Stakeholder assinar com a rede de ícones de empresários nas mãos do empres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keholder assinar com a rede de ícones de empresários nas mãos do empresári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02" cy="37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5"/>
      <w:r w:rsidRPr="00687AE9">
        <w:rPr>
          <w:rStyle w:val="Refdecomentrio"/>
          <w:rFonts w:ascii="Arial" w:hAnsi="Arial" w:cs="Arial"/>
          <w:sz w:val="24"/>
          <w:szCs w:val="24"/>
        </w:rPr>
        <w:commentReference w:id="55"/>
      </w:r>
      <w:commentRangeEnd w:id="56"/>
      <w:r w:rsidR="007508A6">
        <w:rPr>
          <w:rStyle w:val="Refdecomentrio"/>
        </w:rPr>
        <w:commentReference w:id="56"/>
      </w:r>
    </w:p>
    <w:p w:rsidR="00E85F48" w:rsidRPr="00687AE9" w:rsidDel="007508A6" w:rsidRDefault="00E85F48" w:rsidP="00013478">
      <w:pPr>
        <w:spacing w:after="0" w:line="240" w:lineRule="auto"/>
        <w:contextualSpacing/>
        <w:jc w:val="both"/>
        <w:rPr>
          <w:del w:id="57" w:author="SEAD" w:date="2019-12-09T15:22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 xml:space="preserve">Figura </w:t>
      </w:r>
      <w:r w:rsidR="009D6562" w:rsidRPr="00687AE9">
        <w:rPr>
          <w:rFonts w:ascii="Arial" w:hAnsi="Arial" w:cs="Arial"/>
          <w:b/>
          <w:color w:val="FF0000"/>
          <w:sz w:val="24"/>
          <w:szCs w:val="24"/>
        </w:rPr>
        <w:t>5</w:t>
      </w:r>
      <w:r w:rsidRPr="00687AE9">
        <w:rPr>
          <w:rFonts w:ascii="Arial" w:hAnsi="Arial" w:cs="Arial"/>
          <w:b/>
          <w:color w:val="FF0000"/>
          <w:sz w:val="24"/>
          <w:szCs w:val="24"/>
        </w:rPr>
        <w:t>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Partes interessadas em informações de segurança pública.</w:t>
      </w:r>
      <w:ins w:id="58" w:author="SEAD" w:date="2019-12-09T15:22:00Z">
        <w:r w:rsidR="007508A6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E85F48" w:rsidRPr="00687AE9" w:rsidRDefault="00E85F48" w:rsidP="00013478">
      <w:pPr>
        <w:spacing w:after="0" w:line="240" w:lineRule="auto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color w:val="FF0000"/>
          <w:sz w:val="24"/>
          <w:szCs w:val="24"/>
        </w:rPr>
        <w:t>Shutterstock</w:t>
      </w:r>
      <w:proofErr w:type="spellEnd"/>
      <w:r w:rsidRPr="00687AE9">
        <w:rPr>
          <w:rFonts w:ascii="Arial" w:hAnsi="Arial" w:cs="Arial"/>
          <w:color w:val="FF0000"/>
          <w:sz w:val="24"/>
          <w:szCs w:val="24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F6719A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(2019).</w:t>
      </w:r>
    </w:p>
    <w:p w:rsidR="00E85F48" w:rsidRPr="00687AE9" w:rsidRDefault="00E85F48">
      <w:pPr>
        <w:spacing w:after="0" w:line="360" w:lineRule="auto"/>
        <w:ind w:right="4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4546A3" w:rsidRDefault="007F0932" w:rsidP="00013478">
      <w:pPr>
        <w:spacing w:after="0" w:line="360" w:lineRule="auto"/>
        <w:ind w:right="11"/>
        <w:contextualSpacing/>
        <w:jc w:val="both"/>
        <w:rPr>
          <w:ins w:id="59" w:author="SEAD" w:date="2019-12-09T15:37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Assim, </w:t>
      </w:r>
      <w:r w:rsidR="004546A3" w:rsidRPr="00687AE9">
        <w:rPr>
          <w:rFonts w:ascii="Arial" w:hAnsi="Arial" w:cs="Arial"/>
          <w:sz w:val="24"/>
          <w:szCs w:val="24"/>
        </w:rPr>
        <w:t xml:space="preserve">neste </w:t>
      </w:r>
      <w:r w:rsidR="00355CC7" w:rsidRPr="00687AE9">
        <w:rPr>
          <w:rFonts w:ascii="Arial" w:hAnsi="Arial" w:cs="Arial"/>
          <w:sz w:val="24"/>
          <w:szCs w:val="24"/>
        </w:rPr>
        <w:t>planejamento</w:t>
      </w:r>
      <w:r w:rsidR="004546A3" w:rsidRPr="00687AE9">
        <w:rPr>
          <w:rFonts w:ascii="Arial" w:hAnsi="Arial" w:cs="Arial"/>
          <w:sz w:val="24"/>
          <w:szCs w:val="24"/>
        </w:rPr>
        <w:t xml:space="preserve"> foi</w:t>
      </w:r>
      <w:r w:rsidR="00355CC7" w:rsidRPr="00687AE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87AE9">
        <w:rPr>
          <w:rFonts w:ascii="Arial" w:hAnsi="Arial" w:cs="Arial"/>
          <w:sz w:val="24"/>
          <w:szCs w:val="24"/>
        </w:rPr>
        <w:t>lev</w:t>
      </w:r>
      <w:r w:rsidR="004546A3" w:rsidRPr="00687AE9">
        <w:rPr>
          <w:rFonts w:ascii="Arial" w:hAnsi="Arial" w:cs="Arial"/>
          <w:sz w:val="24"/>
          <w:szCs w:val="24"/>
        </w:rPr>
        <w:t xml:space="preserve">ado </w:t>
      </w:r>
      <w:r w:rsidRPr="00687AE9">
        <w:rPr>
          <w:rFonts w:ascii="Arial" w:hAnsi="Arial" w:cs="Arial"/>
          <w:sz w:val="24"/>
          <w:szCs w:val="24"/>
        </w:rPr>
        <w:t xml:space="preserve">em </w:t>
      </w:r>
      <w:r w:rsidR="000F7148" w:rsidRPr="00687AE9">
        <w:rPr>
          <w:rFonts w:ascii="Arial" w:hAnsi="Arial" w:cs="Arial"/>
          <w:sz w:val="24"/>
          <w:szCs w:val="24"/>
        </w:rPr>
        <w:t>consideração diversos</w:t>
      </w:r>
      <w:proofErr w:type="gramEnd"/>
      <w:r w:rsidR="000F7148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níveis de gestão e integração</w:t>
      </w:r>
      <w:r w:rsidR="004546A3" w:rsidRPr="00687AE9">
        <w:rPr>
          <w:rFonts w:ascii="Arial" w:hAnsi="Arial" w:cs="Arial"/>
          <w:sz w:val="24"/>
          <w:szCs w:val="24"/>
        </w:rPr>
        <w:t>, como</w:t>
      </w:r>
      <w:r w:rsidR="00355CC7" w:rsidRPr="00687AE9">
        <w:rPr>
          <w:rFonts w:ascii="Arial" w:hAnsi="Arial" w:cs="Arial"/>
          <w:sz w:val="24"/>
          <w:szCs w:val="24"/>
        </w:rPr>
        <w:t xml:space="preserve">: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4546A3" w:rsidRPr="00687AE9" w:rsidRDefault="004546A3" w:rsidP="00590711">
      <w:pPr>
        <w:pStyle w:val="PargrafodaLista"/>
        <w:numPr>
          <w:ilvl w:val="0"/>
          <w:numId w:val="21"/>
        </w:numPr>
        <w:spacing w:after="0" w:line="360" w:lineRule="auto"/>
        <w:ind w:right="11"/>
        <w:jc w:val="both"/>
        <w:rPr>
          <w:rFonts w:ascii="Arial" w:hAnsi="Arial" w:cs="Arial"/>
          <w:sz w:val="24"/>
          <w:szCs w:val="24"/>
        </w:rPr>
      </w:pPr>
      <w:commentRangeStart w:id="60"/>
      <w:r w:rsidRPr="00687AE9">
        <w:rPr>
          <w:rFonts w:ascii="Arial" w:hAnsi="Arial" w:cs="Arial"/>
          <w:b/>
          <w:sz w:val="24"/>
          <w:szCs w:val="24"/>
        </w:rPr>
        <w:t>I</w:t>
      </w:r>
      <w:r w:rsidR="007F0932" w:rsidRPr="00687AE9">
        <w:rPr>
          <w:rFonts w:ascii="Arial" w:hAnsi="Arial" w:cs="Arial"/>
          <w:b/>
          <w:sz w:val="24"/>
          <w:szCs w:val="24"/>
        </w:rPr>
        <w:t>ntergovernamental</w:t>
      </w:r>
      <w:r w:rsidRPr="00687AE9">
        <w:rPr>
          <w:rFonts w:ascii="Arial" w:hAnsi="Arial" w:cs="Arial"/>
          <w:b/>
          <w:sz w:val="24"/>
          <w:szCs w:val="24"/>
        </w:rPr>
        <w:t xml:space="preserve">: </w:t>
      </w:r>
      <w:del w:id="61" w:author="Designer Instrucional" w:date="2019-12-10T10:30:00Z">
        <w:r w:rsidRPr="00687AE9" w:rsidDel="00D829A2">
          <w:rPr>
            <w:rFonts w:ascii="Arial" w:hAnsi="Arial" w:cs="Arial"/>
            <w:b/>
            <w:sz w:val="24"/>
            <w:szCs w:val="24"/>
          </w:rPr>
          <w:delText xml:space="preserve"> </w:delText>
        </w:r>
      </w:del>
      <w:r w:rsidR="000F7148" w:rsidRPr="00687AE9">
        <w:rPr>
          <w:rFonts w:ascii="Arial" w:hAnsi="Arial" w:cs="Arial"/>
          <w:sz w:val="24"/>
          <w:szCs w:val="24"/>
        </w:rPr>
        <w:t>realizado entre dois ou mais governos/governadores</w:t>
      </w:r>
      <w:r w:rsidR="00F6719A">
        <w:rPr>
          <w:rFonts w:ascii="Arial" w:hAnsi="Arial" w:cs="Arial"/>
          <w:sz w:val="24"/>
          <w:szCs w:val="24"/>
        </w:rPr>
        <w:t>.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F6719A">
        <w:rPr>
          <w:rFonts w:ascii="Arial" w:hAnsi="Arial" w:cs="Arial"/>
          <w:sz w:val="24"/>
          <w:szCs w:val="24"/>
        </w:rPr>
        <w:t>C</w:t>
      </w:r>
      <w:r w:rsidRPr="00687AE9">
        <w:rPr>
          <w:rFonts w:ascii="Arial" w:hAnsi="Arial" w:cs="Arial"/>
          <w:sz w:val="24"/>
          <w:szCs w:val="24"/>
        </w:rPr>
        <w:t>omo e</w:t>
      </w:r>
      <w:r w:rsidR="000F7148" w:rsidRPr="00687AE9">
        <w:rPr>
          <w:rFonts w:ascii="Arial" w:hAnsi="Arial" w:cs="Arial"/>
          <w:sz w:val="24"/>
          <w:szCs w:val="24"/>
        </w:rPr>
        <w:t>x</w:t>
      </w:r>
      <w:r w:rsidRPr="00687AE9">
        <w:rPr>
          <w:rFonts w:ascii="Arial" w:hAnsi="Arial" w:cs="Arial"/>
          <w:sz w:val="24"/>
          <w:szCs w:val="24"/>
        </w:rPr>
        <w:t>emplo, temos o</w:t>
      </w:r>
      <w:r w:rsidR="000F7148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e</w:t>
      </w:r>
      <w:r w:rsidR="000F7148" w:rsidRPr="00687AE9">
        <w:rPr>
          <w:rFonts w:ascii="Arial" w:hAnsi="Arial" w:cs="Arial"/>
          <w:sz w:val="24"/>
          <w:szCs w:val="24"/>
        </w:rPr>
        <w:t>stado de S</w:t>
      </w:r>
      <w:r w:rsidRPr="00687AE9">
        <w:rPr>
          <w:rFonts w:ascii="Arial" w:hAnsi="Arial" w:cs="Arial"/>
          <w:sz w:val="24"/>
          <w:szCs w:val="24"/>
        </w:rPr>
        <w:t xml:space="preserve">anta </w:t>
      </w:r>
      <w:r w:rsidR="000F7148" w:rsidRPr="00687AE9">
        <w:rPr>
          <w:rFonts w:ascii="Arial" w:hAnsi="Arial" w:cs="Arial"/>
          <w:sz w:val="24"/>
          <w:szCs w:val="24"/>
        </w:rPr>
        <w:t>C</w:t>
      </w:r>
      <w:r w:rsidRPr="00687AE9">
        <w:rPr>
          <w:rFonts w:ascii="Arial" w:hAnsi="Arial" w:cs="Arial"/>
          <w:sz w:val="24"/>
          <w:szCs w:val="24"/>
        </w:rPr>
        <w:t xml:space="preserve">atarina </w:t>
      </w:r>
      <w:r w:rsidR="00C00F99" w:rsidRPr="00687AE9">
        <w:rPr>
          <w:rFonts w:ascii="Arial" w:hAnsi="Arial" w:cs="Arial"/>
          <w:sz w:val="24"/>
          <w:szCs w:val="24"/>
        </w:rPr>
        <w:t xml:space="preserve">com o </w:t>
      </w:r>
      <w:r w:rsidRPr="00687AE9">
        <w:rPr>
          <w:rFonts w:ascii="Arial" w:hAnsi="Arial" w:cs="Arial"/>
          <w:sz w:val="24"/>
          <w:szCs w:val="24"/>
        </w:rPr>
        <w:t>e</w:t>
      </w:r>
      <w:r w:rsidR="00C00F99" w:rsidRPr="00687AE9">
        <w:rPr>
          <w:rFonts w:ascii="Arial" w:hAnsi="Arial" w:cs="Arial"/>
          <w:sz w:val="24"/>
          <w:szCs w:val="24"/>
        </w:rPr>
        <w:t>stado d</w:t>
      </w:r>
      <w:r w:rsidRPr="00687AE9">
        <w:rPr>
          <w:rFonts w:ascii="Arial" w:hAnsi="Arial" w:cs="Arial"/>
          <w:sz w:val="24"/>
          <w:szCs w:val="24"/>
        </w:rPr>
        <w:t>e São Paulo</w:t>
      </w:r>
      <w:r w:rsidRPr="00687AE9">
        <w:rPr>
          <w:rFonts w:ascii="Arial" w:hAnsi="Arial" w:cs="Arial"/>
          <w:b/>
          <w:sz w:val="24"/>
          <w:szCs w:val="24"/>
        </w:rPr>
        <w:t>.</w:t>
      </w:r>
    </w:p>
    <w:p w:rsidR="004546A3" w:rsidRPr="00687AE9" w:rsidRDefault="004546A3" w:rsidP="00590711">
      <w:pPr>
        <w:pStyle w:val="PargrafodaLista"/>
        <w:numPr>
          <w:ilvl w:val="0"/>
          <w:numId w:val="21"/>
        </w:numPr>
        <w:spacing w:after="0" w:line="36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sz w:val="24"/>
          <w:szCs w:val="24"/>
        </w:rPr>
        <w:t>I</w:t>
      </w:r>
      <w:r w:rsidR="007F0932" w:rsidRPr="00687AE9">
        <w:rPr>
          <w:rFonts w:ascii="Arial" w:hAnsi="Arial" w:cs="Arial"/>
          <w:b/>
          <w:sz w:val="24"/>
          <w:szCs w:val="24"/>
        </w:rPr>
        <w:t>ntragovernamental</w:t>
      </w:r>
      <w:r w:rsidRPr="00687AE9">
        <w:rPr>
          <w:rFonts w:ascii="Arial" w:hAnsi="Arial" w:cs="Arial"/>
          <w:b/>
          <w:sz w:val="24"/>
          <w:szCs w:val="24"/>
        </w:rPr>
        <w:t xml:space="preserve">: </w:t>
      </w:r>
      <w:r w:rsidRPr="00687AE9">
        <w:rPr>
          <w:rFonts w:ascii="Arial" w:hAnsi="Arial" w:cs="Arial"/>
          <w:sz w:val="24"/>
          <w:szCs w:val="24"/>
        </w:rPr>
        <w:t>a g</w:t>
      </w:r>
      <w:r w:rsidR="0051347D" w:rsidRPr="00687AE9">
        <w:rPr>
          <w:rFonts w:ascii="Arial" w:hAnsi="Arial" w:cs="Arial"/>
          <w:sz w:val="24"/>
          <w:szCs w:val="24"/>
        </w:rPr>
        <w:t>estão</w:t>
      </w:r>
      <w:r w:rsidRPr="00687AE9">
        <w:rPr>
          <w:rFonts w:ascii="Arial" w:hAnsi="Arial" w:cs="Arial"/>
          <w:sz w:val="24"/>
          <w:szCs w:val="24"/>
        </w:rPr>
        <w:t xml:space="preserve"> é</w:t>
      </w:r>
      <w:r w:rsidR="0051347D" w:rsidRPr="00687AE9">
        <w:rPr>
          <w:rFonts w:ascii="Arial" w:hAnsi="Arial" w:cs="Arial"/>
          <w:sz w:val="24"/>
          <w:szCs w:val="24"/>
        </w:rPr>
        <w:t xml:space="preserve"> realizada d</w:t>
      </w:r>
      <w:r w:rsidR="000F7148" w:rsidRPr="00687AE9">
        <w:rPr>
          <w:rFonts w:ascii="Arial" w:hAnsi="Arial" w:cs="Arial"/>
          <w:sz w:val="24"/>
          <w:szCs w:val="24"/>
        </w:rPr>
        <w:t xml:space="preserve">entro do </w:t>
      </w:r>
      <w:r w:rsidR="00C00F99" w:rsidRPr="00687AE9">
        <w:rPr>
          <w:rFonts w:ascii="Arial" w:hAnsi="Arial" w:cs="Arial"/>
          <w:sz w:val="24"/>
          <w:szCs w:val="24"/>
        </w:rPr>
        <w:t>próprio</w:t>
      </w:r>
      <w:r w:rsidR="000F7148" w:rsidRPr="00687AE9">
        <w:rPr>
          <w:rFonts w:ascii="Arial" w:hAnsi="Arial" w:cs="Arial"/>
          <w:sz w:val="24"/>
          <w:szCs w:val="24"/>
        </w:rPr>
        <w:t xml:space="preserve"> governo/órgão/entidade</w:t>
      </w:r>
      <w:r w:rsidR="00F6719A">
        <w:rPr>
          <w:rFonts w:ascii="Arial" w:hAnsi="Arial" w:cs="Arial"/>
          <w:sz w:val="24"/>
          <w:szCs w:val="24"/>
        </w:rPr>
        <w:t>.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F6719A">
        <w:rPr>
          <w:rFonts w:ascii="Arial" w:hAnsi="Arial" w:cs="Arial"/>
          <w:sz w:val="24"/>
          <w:szCs w:val="24"/>
        </w:rPr>
        <w:t>T</w:t>
      </w:r>
      <w:r w:rsidRPr="00687AE9">
        <w:rPr>
          <w:rFonts w:ascii="Arial" w:hAnsi="Arial" w:cs="Arial"/>
          <w:sz w:val="24"/>
          <w:szCs w:val="24"/>
        </w:rPr>
        <w:t>emos como e</w:t>
      </w:r>
      <w:r w:rsidR="000F7148" w:rsidRPr="00687AE9">
        <w:rPr>
          <w:rFonts w:ascii="Arial" w:hAnsi="Arial" w:cs="Arial"/>
          <w:sz w:val="24"/>
          <w:szCs w:val="24"/>
        </w:rPr>
        <w:t>x</w:t>
      </w:r>
      <w:r w:rsidRPr="00687AE9">
        <w:rPr>
          <w:rFonts w:ascii="Arial" w:hAnsi="Arial" w:cs="Arial"/>
          <w:sz w:val="24"/>
          <w:szCs w:val="24"/>
        </w:rPr>
        <w:t>emplo</w:t>
      </w:r>
      <w:r w:rsidR="00F6719A">
        <w:rPr>
          <w:rFonts w:ascii="Arial" w:hAnsi="Arial" w:cs="Arial"/>
          <w:sz w:val="24"/>
          <w:szCs w:val="24"/>
        </w:rPr>
        <w:t xml:space="preserve"> a gestão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C00F99" w:rsidRPr="00687AE9">
        <w:rPr>
          <w:rFonts w:ascii="Arial" w:hAnsi="Arial" w:cs="Arial"/>
          <w:sz w:val="24"/>
          <w:szCs w:val="24"/>
        </w:rPr>
        <w:t>da União, Receita Federal, do Governo do DF</w:t>
      </w:r>
      <w:r w:rsidR="0091036D" w:rsidRPr="00687AE9">
        <w:rPr>
          <w:rFonts w:ascii="Arial" w:hAnsi="Arial" w:cs="Arial"/>
          <w:sz w:val="24"/>
          <w:szCs w:val="24"/>
        </w:rPr>
        <w:t xml:space="preserve"> </w:t>
      </w:r>
      <w:r w:rsidR="00C00F99" w:rsidRPr="00687AE9">
        <w:rPr>
          <w:rFonts w:ascii="Arial" w:hAnsi="Arial" w:cs="Arial"/>
          <w:sz w:val="24"/>
          <w:szCs w:val="24"/>
        </w:rPr>
        <w:t>etc</w:t>
      </w:r>
      <w:r w:rsidRPr="00687AE9">
        <w:rPr>
          <w:rFonts w:ascii="Arial" w:hAnsi="Arial" w:cs="Arial"/>
          <w:sz w:val="24"/>
          <w:szCs w:val="24"/>
        </w:rPr>
        <w:t>.</w:t>
      </w:r>
    </w:p>
    <w:p w:rsidR="004546A3" w:rsidRPr="00687AE9" w:rsidRDefault="004546A3" w:rsidP="00590711">
      <w:pPr>
        <w:pStyle w:val="PargrafodaLista"/>
        <w:numPr>
          <w:ilvl w:val="0"/>
          <w:numId w:val="21"/>
        </w:numPr>
        <w:spacing w:after="0" w:line="360" w:lineRule="auto"/>
        <w:ind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b/>
          <w:sz w:val="24"/>
          <w:szCs w:val="24"/>
        </w:rPr>
        <w:t>M</w:t>
      </w:r>
      <w:r w:rsidR="007F0932" w:rsidRPr="00687AE9">
        <w:rPr>
          <w:rFonts w:ascii="Arial" w:hAnsi="Arial" w:cs="Arial"/>
          <w:b/>
          <w:sz w:val="24"/>
          <w:szCs w:val="24"/>
        </w:rPr>
        <w:t>ultis</w:t>
      </w:r>
      <w:r w:rsidR="009A502F">
        <w:rPr>
          <w:rFonts w:ascii="Arial" w:hAnsi="Arial" w:cs="Arial"/>
          <w:b/>
          <w:sz w:val="24"/>
          <w:szCs w:val="24"/>
        </w:rPr>
        <w:t>s</w:t>
      </w:r>
      <w:r w:rsidR="007F0932" w:rsidRPr="00687AE9">
        <w:rPr>
          <w:rFonts w:ascii="Arial" w:hAnsi="Arial" w:cs="Arial"/>
          <w:b/>
          <w:sz w:val="24"/>
          <w:szCs w:val="24"/>
        </w:rPr>
        <w:t>etorial</w:t>
      </w:r>
      <w:r w:rsidRPr="00687AE9">
        <w:rPr>
          <w:rStyle w:val="Refdecomentrio"/>
          <w:rFonts w:ascii="Arial" w:hAnsi="Arial" w:cs="Arial"/>
        </w:rPr>
        <w:t xml:space="preserve">: </w:t>
      </w:r>
      <w:r w:rsidRPr="00687AE9">
        <w:rPr>
          <w:rFonts w:ascii="Arial" w:hAnsi="Arial" w:cs="Arial"/>
          <w:sz w:val="24"/>
          <w:szCs w:val="24"/>
        </w:rPr>
        <w:t>é realizado entre</w:t>
      </w:r>
      <w:r w:rsidR="0091036D" w:rsidRPr="00687AE9">
        <w:rPr>
          <w:rFonts w:ascii="Arial" w:hAnsi="Arial" w:cs="Arial"/>
          <w:sz w:val="24"/>
          <w:szCs w:val="24"/>
        </w:rPr>
        <w:t xml:space="preserve"> setores diversos</w:t>
      </w:r>
      <w:r w:rsidR="00CA7346">
        <w:rPr>
          <w:rFonts w:ascii="Arial" w:hAnsi="Arial" w:cs="Arial"/>
          <w:sz w:val="24"/>
          <w:szCs w:val="24"/>
        </w:rPr>
        <w:t>. Por</w:t>
      </w:r>
      <w:r w:rsidR="00CA7346" w:rsidRPr="00687AE9">
        <w:rPr>
          <w:rFonts w:ascii="Arial" w:hAnsi="Arial" w:cs="Arial"/>
          <w:sz w:val="24"/>
          <w:szCs w:val="24"/>
        </w:rPr>
        <w:t xml:space="preserve"> </w:t>
      </w:r>
      <w:r w:rsidR="0091036D" w:rsidRPr="00687AE9">
        <w:rPr>
          <w:rFonts w:ascii="Arial" w:hAnsi="Arial" w:cs="Arial"/>
          <w:sz w:val="24"/>
          <w:szCs w:val="24"/>
        </w:rPr>
        <w:t>exemplo</w:t>
      </w:r>
      <w:r w:rsidR="00CA7346">
        <w:rPr>
          <w:rFonts w:ascii="Arial" w:hAnsi="Arial" w:cs="Arial"/>
          <w:sz w:val="24"/>
          <w:szCs w:val="24"/>
        </w:rPr>
        <w:t>:</w:t>
      </w:r>
      <w:r w:rsidR="0091036D" w:rsidRPr="00687AE9">
        <w:rPr>
          <w:rFonts w:ascii="Arial" w:hAnsi="Arial" w:cs="Arial"/>
          <w:sz w:val="24"/>
          <w:szCs w:val="24"/>
        </w:rPr>
        <w:t xml:space="preserve"> o setor primário (governo), </w:t>
      </w:r>
      <w:r w:rsidRPr="00687AE9">
        <w:rPr>
          <w:rFonts w:ascii="Arial" w:hAnsi="Arial" w:cs="Arial"/>
          <w:sz w:val="24"/>
          <w:szCs w:val="24"/>
        </w:rPr>
        <w:t>secundário</w:t>
      </w:r>
      <w:r w:rsidR="0091036D" w:rsidRPr="00687AE9">
        <w:rPr>
          <w:rFonts w:ascii="Arial" w:hAnsi="Arial" w:cs="Arial"/>
          <w:sz w:val="24"/>
          <w:szCs w:val="24"/>
        </w:rPr>
        <w:t xml:space="preserve"> (indústria) e terciário (</w:t>
      </w:r>
      <w:r w:rsidRPr="00687AE9">
        <w:rPr>
          <w:rFonts w:ascii="Arial" w:hAnsi="Arial" w:cs="Arial"/>
          <w:sz w:val="24"/>
          <w:szCs w:val="24"/>
        </w:rPr>
        <w:t>O</w:t>
      </w:r>
      <w:r w:rsidR="00857160" w:rsidRPr="00687AE9">
        <w:rPr>
          <w:rFonts w:ascii="Arial" w:hAnsi="Arial" w:cs="Arial"/>
          <w:sz w:val="24"/>
          <w:szCs w:val="24"/>
        </w:rPr>
        <w:t>NGs</w:t>
      </w:r>
      <w:r w:rsidR="0091036D" w:rsidRPr="00687AE9">
        <w:rPr>
          <w:rFonts w:ascii="Arial" w:hAnsi="Arial" w:cs="Arial"/>
          <w:sz w:val="24"/>
          <w:szCs w:val="24"/>
        </w:rPr>
        <w:t>)</w:t>
      </w:r>
      <w:r w:rsidR="00355CC7" w:rsidRPr="00687AE9">
        <w:rPr>
          <w:rFonts w:ascii="Arial" w:hAnsi="Arial" w:cs="Arial"/>
          <w:sz w:val="24"/>
          <w:szCs w:val="24"/>
        </w:rPr>
        <w:t xml:space="preserve">. </w:t>
      </w:r>
    </w:p>
    <w:commentRangeEnd w:id="60"/>
    <w:p w:rsidR="004546A3" w:rsidRPr="00687AE9" w:rsidRDefault="00D829A2" w:rsidP="00590711">
      <w:pPr>
        <w:spacing w:after="0" w:line="360" w:lineRule="auto"/>
        <w:ind w:left="360" w:right="11"/>
        <w:jc w:val="both"/>
        <w:rPr>
          <w:rFonts w:ascii="Arial" w:hAnsi="Arial" w:cs="Arial"/>
          <w:sz w:val="24"/>
          <w:szCs w:val="24"/>
        </w:rPr>
      </w:pPr>
      <w:r>
        <w:rPr>
          <w:rStyle w:val="Refdecomentrio"/>
        </w:rPr>
        <w:commentReference w:id="60"/>
      </w:r>
    </w:p>
    <w:p w:rsidR="004546A3" w:rsidRPr="00687AE9" w:rsidRDefault="004546A3" w:rsidP="00590711">
      <w:pPr>
        <w:spacing w:after="0" w:line="360" w:lineRule="auto"/>
        <w:ind w:left="360" w:right="11"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4546A3" w:rsidP="00590711">
      <w:pPr>
        <w:spacing w:after="0" w:line="360" w:lineRule="auto"/>
        <w:ind w:left="36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Observamos que e</w:t>
      </w:r>
      <w:r w:rsidR="00355CC7" w:rsidRPr="00687AE9">
        <w:rPr>
          <w:rFonts w:ascii="Arial" w:hAnsi="Arial" w:cs="Arial"/>
          <w:sz w:val="24"/>
          <w:szCs w:val="24"/>
        </w:rPr>
        <w:t>s</w:t>
      </w:r>
      <w:r w:rsidR="00F8775E">
        <w:rPr>
          <w:rFonts w:ascii="Arial" w:hAnsi="Arial" w:cs="Arial"/>
          <w:sz w:val="24"/>
          <w:szCs w:val="24"/>
        </w:rPr>
        <w:t>s</w:t>
      </w:r>
      <w:r w:rsidR="00355CC7" w:rsidRPr="00687AE9">
        <w:rPr>
          <w:rFonts w:ascii="Arial" w:hAnsi="Arial" w:cs="Arial"/>
          <w:sz w:val="24"/>
          <w:szCs w:val="24"/>
        </w:rPr>
        <w:t xml:space="preserve">es níveis são </w:t>
      </w:r>
      <w:r w:rsidR="007F0932" w:rsidRPr="00687AE9">
        <w:rPr>
          <w:rFonts w:ascii="Arial" w:hAnsi="Arial" w:cs="Arial"/>
          <w:sz w:val="24"/>
          <w:szCs w:val="24"/>
        </w:rPr>
        <w:t xml:space="preserve">agregados em três dimensões básicas: </w:t>
      </w:r>
      <w:r w:rsidR="007F0932" w:rsidRPr="00687AE9">
        <w:rPr>
          <w:rFonts w:ascii="Arial" w:hAnsi="Arial" w:cs="Arial"/>
          <w:b/>
          <w:sz w:val="24"/>
          <w:szCs w:val="24"/>
        </w:rPr>
        <w:t>planejamento, execução e avaliação</w:t>
      </w:r>
      <w:r w:rsidR="007F0932" w:rsidRPr="00687AE9">
        <w:rPr>
          <w:rFonts w:ascii="Arial" w:hAnsi="Arial" w:cs="Arial"/>
          <w:sz w:val="24"/>
          <w:szCs w:val="24"/>
        </w:rPr>
        <w:t xml:space="preserve">. </w:t>
      </w:r>
    </w:p>
    <w:p w:rsidR="00900411" w:rsidRPr="00687AE9" w:rsidRDefault="00900411" w:rsidP="00590711">
      <w:pPr>
        <w:spacing w:after="0" w:line="360" w:lineRule="auto"/>
        <w:ind w:right="11" w:firstLine="860"/>
        <w:contextualSpacing/>
        <w:jc w:val="both"/>
        <w:rPr>
          <w:rFonts w:ascii="Arial" w:hAnsi="Arial" w:cs="Arial"/>
          <w:color w:val="FF0000"/>
          <w:sz w:val="24"/>
          <w:szCs w:val="24"/>
        </w:rPr>
      </w:pPr>
    </w:p>
    <w:p w:rsidR="00033572" w:rsidRPr="00687AE9" w:rsidRDefault="00033572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F42C60" w:rsidRPr="00687AE9" w:rsidRDefault="004546A3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lastRenderedPageBreak/>
        <w:t>Des</w:t>
      </w:r>
      <w:r w:rsidR="00343061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a forma, no</w:t>
      </w:r>
      <w:r w:rsidR="00033572" w:rsidRPr="00687AE9">
        <w:rPr>
          <w:rFonts w:ascii="Arial" w:hAnsi="Arial" w:cs="Arial"/>
          <w:sz w:val="24"/>
          <w:szCs w:val="24"/>
        </w:rPr>
        <w:t xml:space="preserve"> </w:t>
      </w:r>
      <w:r w:rsidR="00831F6C" w:rsidRPr="00687AE9">
        <w:rPr>
          <w:rFonts w:ascii="Arial" w:hAnsi="Arial" w:cs="Arial"/>
          <w:sz w:val="24"/>
          <w:szCs w:val="24"/>
        </w:rPr>
        <w:t>planejam</w:t>
      </w:r>
      <w:r w:rsidR="00E85F48" w:rsidRPr="00687AE9">
        <w:rPr>
          <w:rFonts w:ascii="Arial" w:hAnsi="Arial" w:cs="Arial"/>
          <w:sz w:val="24"/>
          <w:szCs w:val="24"/>
        </w:rPr>
        <w:t>e</w:t>
      </w:r>
      <w:r w:rsidR="00831F6C" w:rsidRPr="00687AE9">
        <w:rPr>
          <w:rFonts w:ascii="Arial" w:hAnsi="Arial" w:cs="Arial"/>
          <w:sz w:val="24"/>
          <w:szCs w:val="24"/>
        </w:rPr>
        <w:t>n</w:t>
      </w:r>
      <w:r w:rsidR="00E85F48" w:rsidRPr="00687AE9">
        <w:rPr>
          <w:rFonts w:ascii="Arial" w:hAnsi="Arial" w:cs="Arial"/>
          <w:sz w:val="24"/>
          <w:szCs w:val="24"/>
        </w:rPr>
        <w:t>to</w:t>
      </w:r>
      <w:r w:rsidR="00033572" w:rsidRPr="00687AE9">
        <w:rPr>
          <w:rFonts w:ascii="Arial" w:hAnsi="Arial" w:cs="Arial"/>
          <w:sz w:val="24"/>
          <w:szCs w:val="24"/>
        </w:rPr>
        <w:t xml:space="preserve"> do SINESP</w:t>
      </w:r>
      <w:r w:rsidR="00202E3F">
        <w:rPr>
          <w:rFonts w:ascii="Arial" w:hAnsi="Arial" w:cs="Arial"/>
          <w:sz w:val="24"/>
          <w:szCs w:val="24"/>
        </w:rPr>
        <w:t>,</w:t>
      </w:r>
      <w:r w:rsidR="00033572" w:rsidRPr="00687AE9">
        <w:rPr>
          <w:rFonts w:ascii="Arial" w:hAnsi="Arial" w:cs="Arial"/>
          <w:sz w:val="24"/>
          <w:szCs w:val="24"/>
        </w:rPr>
        <w:t xml:space="preserve"> f</w:t>
      </w:r>
      <w:r w:rsidR="007F0932" w:rsidRPr="00687AE9">
        <w:rPr>
          <w:rFonts w:ascii="Arial" w:hAnsi="Arial" w:cs="Arial"/>
          <w:sz w:val="24"/>
          <w:szCs w:val="24"/>
        </w:rPr>
        <w:t>oram identificados os seguintes envolvidos potenciais</w:t>
      </w:r>
      <w:r w:rsidR="00D560B5" w:rsidRPr="00687AE9">
        <w:rPr>
          <w:rFonts w:ascii="Arial" w:hAnsi="Arial" w:cs="Arial"/>
          <w:sz w:val="24"/>
          <w:szCs w:val="24"/>
        </w:rPr>
        <w:t xml:space="preserve">, </w:t>
      </w:r>
      <w:r w:rsidR="00FC4E49" w:rsidRPr="00687AE9">
        <w:rPr>
          <w:rFonts w:ascii="Arial" w:hAnsi="Arial" w:cs="Arial"/>
          <w:sz w:val="24"/>
          <w:szCs w:val="24"/>
        </w:rPr>
        <w:t>que fazem a coleta e fornecem informações fundamentais para a implantação das políticas e ações que envolver a segurança pública</w:t>
      </w:r>
      <w:ins w:id="62" w:author="SEAD" w:date="2019-12-09T15:38:00Z">
        <w:r w:rsidR="00540831">
          <w:rPr>
            <w:rFonts w:ascii="Arial" w:hAnsi="Arial" w:cs="Arial"/>
            <w:sz w:val="24"/>
            <w:szCs w:val="24"/>
          </w:rPr>
          <w:t xml:space="preserve">. </w:t>
        </w:r>
        <w:proofErr w:type="gramStart"/>
        <w:r w:rsidR="00540831">
          <w:rPr>
            <w:rFonts w:ascii="Arial" w:hAnsi="Arial" w:cs="Arial"/>
            <w:sz w:val="24"/>
            <w:szCs w:val="24"/>
          </w:rPr>
          <w:t xml:space="preserve">Para </w:t>
        </w:r>
        <w:proofErr w:type="spellStart"/>
        <w:r w:rsidR="00540831">
          <w:rPr>
            <w:rFonts w:ascii="Arial" w:hAnsi="Arial" w:cs="Arial"/>
            <w:sz w:val="24"/>
            <w:szCs w:val="24"/>
          </w:rPr>
          <w:t>conhece-los</w:t>
        </w:r>
        <w:proofErr w:type="spellEnd"/>
        <w:proofErr w:type="gramEnd"/>
        <w:r w:rsidR="00540831">
          <w:rPr>
            <w:rFonts w:ascii="Arial" w:hAnsi="Arial" w:cs="Arial"/>
            <w:sz w:val="24"/>
            <w:szCs w:val="24"/>
          </w:rPr>
          <w:t xml:space="preserve">, clique nos </w:t>
        </w:r>
      </w:ins>
      <w:ins w:id="63" w:author="SEAD" w:date="2019-12-09T15:39:00Z">
        <w:r w:rsidR="00540831">
          <w:rPr>
            <w:rFonts w:ascii="Arial" w:hAnsi="Arial" w:cs="Arial"/>
            <w:sz w:val="24"/>
            <w:szCs w:val="24"/>
          </w:rPr>
          <w:t>ícones.</w:t>
        </w:r>
      </w:ins>
      <w:del w:id="64" w:author="SEAD" w:date="2019-12-09T15:38:00Z">
        <w:r w:rsidR="00FC4E49" w:rsidRPr="00687AE9" w:rsidDel="00540831">
          <w:rPr>
            <w:rFonts w:ascii="Arial" w:hAnsi="Arial" w:cs="Arial"/>
            <w:sz w:val="24"/>
            <w:szCs w:val="24"/>
          </w:rPr>
          <w:delText xml:space="preserve">, </w:delText>
        </w:r>
        <w:r w:rsidR="00F42C60" w:rsidRPr="00687AE9" w:rsidDel="00540831">
          <w:rPr>
            <w:rFonts w:ascii="Arial" w:hAnsi="Arial" w:cs="Arial"/>
            <w:sz w:val="24"/>
            <w:szCs w:val="24"/>
          </w:rPr>
          <w:delText>conforme apresentados a seguir</w:delText>
        </w:r>
        <w:r w:rsidR="007F0932" w:rsidRPr="00687AE9" w:rsidDel="00540831">
          <w:rPr>
            <w:rFonts w:ascii="Arial" w:hAnsi="Arial" w:cs="Arial"/>
            <w:sz w:val="24"/>
            <w:szCs w:val="24"/>
          </w:rPr>
          <w:delText>:</w:delText>
        </w:r>
      </w:del>
    </w:p>
    <w:p w:rsidR="00F42C60" w:rsidRPr="00687AE9" w:rsidRDefault="00F42C60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258024"/>
            <wp:effectExtent l="0" t="0" r="0" b="0"/>
            <wp:docPr id="2" name="Imagem 2" descr="Modelo de design Infográfico circular com ícones e 7 opções ou etapas. Conceito de negócios. Pode ser usado para diagrama de processo, apresentações, layout de fluxo de trabalho, banner, fluxograma, gráfico de informaçõ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de design Infográfico circular com ícones e 7 opções ou etapas. Conceito de negócios. Pode ser usado para diagrama de processo, apresentações, layout de fluxo de trabalho, banner, fluxograma, gráfico de informaçõ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60" w:rsidRPr="00687AE9" w:rsidRDefault="00F42C60" w:rsidP="00590711">
      <w:pPr>
        <w:spacing w:after="0" w:line="240" w:lineRule="auto"/>
        <w:contextualSpacing/>
        <w:rPr>
          <w:rFonts w:ascii="Arial" w:hAnsi="Arial" w:cs="Arial"/>
          <w:color w:val="FF0000"/>
          <w:sz w:val="24"/>
          <w:szCs w:val="24"/>
        </w:rPr>
      </w:pPr>
    </w:p>
    <w:p w:rsidR="00446C69" w:rsidRPr="00687AE9" w:rsidRDefault="00446C69" w:rsidP="00013478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829A2" w:rsidRDefault="000E64F7">
      <w:pPr>
        <w:rPr>
          <w:del w:id="65" w:author="SEAD" w:date="2019-12-09T15:38:00Z"/>
          <w:rFonts w:ascii="Arial" w:hAnsi="Arial" w:cs="Arial"/>
          <w:b/>
          <w:color w:val="FF0000"/>
          <w:rPrChange w:id="66" w:author="SEAD" w:date="2019-12-09T15:38:00Z">
            <w:rPr>
              <w:del w:id="67" w:author="SEAD" w:date="2019-12-09T15:38:00Z"/>
            </w:rPr>
          </w:rPrChange>
        </w:rPr>
        <w:pPrChange w:id="68" w:author="SEAD" w:date="2019-12-09T15:38:00Z">
          <w:pPr>
            <w:pStyle w:val="PargrafodaLista"/>
            <w:spacing w:after="0" w:line="240" w:lineRule="auto"/>
            <w:ind w:left="835"/>
          </w:pPr>
        </w:pPrChange>
      </w:pPr>
      <w:commentRangeStart w:id="69"/>
      <w:commentRangeStart w:id="70"/>
      <w:r w:rsidRPr="000E64F7">
        <w:rPr>
          <w:rFonts w:ascii="Arial" w:hAnsi="Arial" w:cs="Arial"/>
          <w:b/>
          <w:color w:val="FF0000"/>
          <w:rPrChange w:id="71" w:author="SEAD" w:date="2019-12-09T15:38:00Z">
            <w:rPr>
              <w:b/>
              <w:color w:val="0563C1" w:themeColor="hyperlink"/>
              <w:u w:val="single"/>
            </w:rPr>
          </w:rPrChange>
        </w:rPr>
        <w:t>Figura 6</w:t>
      </w:r>
      <w:commentRangeEnd w:id="69"/>
      <w:r w:rsidR="007A79DD" w:rsidRPr="00687AE9">
        <w:rPr>
          <w:rStyle w:val="Refdecomentrio"/>
          <w:rFonts w:ascii="Arial" w:hAnsi="Arial" w:cs="Arial"/>
          <w:sz w:val="22"/>
          <w:szCs w:val="22"/>
        </w:rPr>
        <w:commentReference w:id="69"/>
      </w:r>
      <w:commentRangeEnd w:id="70"/>
      <w:r w:rsidR="00540831">
        <w:rPr>
          <w:rStyle w:val="Refdecomentrio"/>
        </w:rPr>
        <w:commentReference w:id="70"/>
      </w:r>
      <w:r w:rsidRPr="000E64F7">
        <w:rPr>
          <w:rFonts w:ascii="Arial" w:hAnsi="Arial" w:cs="Arial"/>
          <w:b/>
          <w:color w:val="FF0000"/>
          <w:rPrChange w:id="72" w:author="SEAD" w:date="2019-12-09T15:38:00Z">
            <w:rPr>
              <w:b/>
              <w:color w:val="0563C1" w:themeColor="hyperlink"/>
              <w:u w:val="single"/>
            </w:rPr>
          </w:rPrChange>
        </w:rPr>
        <w:t>:</w:t>
      </w:r>
      <w:r w:rsidRPr="000E64F7">
        <w:rPr>
          <w:rFonts w:ascii="Arial" w:hAnsi="Arial" w:cs="Arial"/>
          <w:color w:val="FF0000"/>
          <w:rPrChange w:id="73" w:author="SEAD" w:date="2019-12-09T15:38:00Z">
            <w:rPr>
              <w:color w:val="0563C1" w:themeColor="hyperlink"/>
              <w:u w:val="single"/>
            </w:rPr>
          </w:rPrChange>
        </w:rPr>
        <w:t xml:space="preserve"> Produtores e usuários de informações da segurança pública.</w:t>
      </w:r>
      <w:ins w:id="74" w:author="SEAD" w:date="2019-12-09T15:38:00Z">
        <w:r w:rsidRPr="000E64F7">
          <w:rPr>
            <w:rFonts w:ascii="Arial" w:hAnsi="Arial" w:cs="Arial"/>
            <w:color w:val="FF0000"/>
            <w:rPrChange w:id="75" w:author="SEAD" w:date="2019-12-09T15:38:00Z">
              <w:rPr>
                <w:color w:val="0563C1" w:themeColor="hyperlink"/>
                <w:u w:val="single"/>
              </w:rPr>
            </w:rPrChange>
          </w:rPr>
          <w:t xml:space="preserve"> </w:t>
        </w:r>
      </w:ins>
    </w:p>
    <w:p w:rsidR="00D829A2" w:rsidRDefault="000E64F7">
      <w:pPr>
        <w:pPrChange w:id="76" w:author="SEAD" w:date="2019-12-09T15:38:00Z">
          <w:pPr>
            <w:pStyle w:val="PargrafodaLista"/>
            <w:spacing w:after="0" w:line="240" w:lineRule="auto"/>
            <w:ind w:left="835"/>
          </w:pPr>
        </w:pPrChange>
      </w:pPr>
      <w:r w:rsidRPr="000E64F7">
        <w:rPr>
          <w:rFonts w:ascii="Arial" w:hAnsi="Arial" w:cs="Arial"/>
          <w:b/>
          <w:color w:val="FF0000"/>
          <w:rPrChange w:id="77" w:author="SEAD" w:date="2019-12-09T15:38:00Z">
            <w:rPr>
              <w:b/>
              <w:color w:val="0563C1" w:themeColor="hyperlink"/>
              <w:u w:val="single"/>
            </w:rPr>
          </w:rPrChange>
        </w:rPr>
        <w:t>Fonte:</w:t>
      </w:r>
      <w:r w:rsidRPr="000E64F7">
        <w:rPr>
          <w:rPrChange w:id="78" w:author="SEAD" w:date="2019-12-09T15:38:00Z">
            <w:rPr>
              <w:color w:val="0563C1" w:themeColor="hyperlink"/>
              <w:u w:val="single"/>
            </w:rPr>
          </w:rPrChange>
        </w:rPr>
        <w:t xml:space="preserve"> </w:t>
      </w:r>
      <w:proofErr w:type="spellStart"/>
      <w:r w:rsidRPr="000E64F7">
        <w:rPr>
          <w:rFonts w:ascii="Arial" w:hAnsi="Arial" w:cs="Arial"/>
          <w:color w:val="FF0000"/>
          <w:rPrChange w:id="79" w:author="SEAD" w:date="2019-12-09T15:38:00Z">
            <w:rPr>
              <w:color w:val="0563C1" w:themeColor="hyperlink"/>
              <w:u w:val="single"/>
            </w:rPr>
          </w:rPrChange>
        </w:rPr>
        <w:t>Shutterstock</w:t>
      </w:r>
      <w:proofErr w:type="spellEnd"/>
      <w:r w:rsidRPr="000E64F7">
        <w:rPr>
          <w:rFonts w:ascii="Arial" w:hAnsi="Arial" w:cs="Arial"/>
          <w:color w:val="FF0000"/>
          <w:rPrChange w:id="80" w:author="SEAD" w:date="2019-12-09T15:38:00Z">
            <w:rPr>
              <w:color w:val="0563C1" w:themeColor="hyperlink"/>
              <w:u w:val="single"/>
            </w:rPr>
          </w:rPrChange>
        </w:rPr>
        <w:t xml:space="preserve"> (2019), adaptado por </w:t>
      </w:r>
      <w:proofErr w:type="spellStart"/>
      <w:proofErr w:type="gramStart"/>
      <w:r w:rsidRPr="000E64F7">
        <w:rPr>
          <w:rFonts w:ascii="Arial" w:hAnsi="Arial" w:cs="Arial"/>
          <w:color w:val="FF0000"/>
          <w:rPrChange w:id="81" w:author="SEAD" w:date="2019-12-09T15:38:00Z">
            <w:rPr>
              <w:color w:val="0563C1" w:themeColor="hyperlink"/>
              <w:u w:val="single"/>
            </w:rPr>
          </w:rPrChange>
        </w:rPr>
        <w:t>labSEAD-UFSC</w:t>
      </w:r>
      <w:proofErr w:type="spellEnd"/>
      <w:proofErr w:type="gramEnd"/>
      <w:r w:rsidRPr="000E64F7">
        <w:rPr>
          <w:rFonts w:ascii="Arial" w:hAnsi="Arial" w:cs="Arial"/>
          <w:color w:val="FF0000"/>
          <w:rPrChange w:id="82" w:author="SEAD" w:date="2019-12-09T15:38:00Z">
            <w:rPr>
              <w:color w:val="0563C1" w:themeColor="hyperlink"/>
              <w:u w:val="single"/>
            </w:rPr>
          </w:rPrChange>
        </w:rPr>
        <w:t xml:space="preserve"> (2019).</w:t>
      </w:r>
    </w:p>
    <w:p w:rsidR="000B1F1F" w:rsidRPr="00687AE9" w:rsidRDefault="000B1F1F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91036D" w:rsidRPr="00687AE9" w:rsidRDefault="0091036D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É importante destacar que </w:t>
      </w:r>
      <w:r w:rsidR="007A79DD" w:rsidRPr="00687AE9">
        <w:rPr>
          <w:rFonts w:ascii="Arial" w:hAnsi="Arial" w:cs="Arial"/>
          <w:sz w:val="24"/>
          <w:szCs w:val="24"/>
        </w:rPr>
        <w:t>os</w:t>
      </w:r>
      <w:r w:rsidRPr="00687AE9">
        <w:rPr>
          <w:rFonts w:ascii="Arial" w:hAnsi="Arial" w:cs="Arial"/>
          <w:sz w:val="24"/>
          <w:szCs w:val="24"/>
        </w:rPr>
        <w:t xml:space="preserve"> envolvidos potenciais, além de </w:t>
      </w:r>
      <w:r w:rsidR="00E85F48" w:rsidRPr="00687AE9">
        <w:rPr>
          <w:rFonts w:ascii="Arial" w:hAnsi="Arial" w:cs="Arial"/>
          <w:sz w:val="24"/>
          <w:szCs w:val="24"/>
        </w:rPr>
        <w:t>fazerem a coleta</w:t>
      </w:r>
      <w:r w:rsidRPr="00687AE9">
        <w:rPr>
          <w:rFonts w:ascii="Arial" w:hAnsi="Arial" w:cs="Arial"/>
          <w:sz w:val="24"/>
          <w:szCs w:val="24"/>
        </w:rPr>
        <w:t xml:space="preserve"> e fornecerem informações, também</w:t>
      </w:r>
      <w:r w:rsidR="00202E3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557BC">
        <w:rPr>
          <w:rFonts w:ascii="Arial" w:hAnsi="Arial" w:cs="Arial"/>
          <w:sz w:val="24"/>
          <w:szCs w:val="24"/>
        </w:rPr>
        <w:t>as</w:t>
      </w:r>
      <w:proofErr w:type="gramEnd"/>
      <w:r w:rsidR="00F557BC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u</w:t>
      </w:r>
      <w:r w:rsidR="00E85F48" w:rsidRPr="00687AE9">
        <w:rPr>
          <w:rFonts w:ascii="Arial" w:hAnsi="Arial" w:cs="Arial"/>
          <w:sz w:val="24"/>
          <w:szCs w:val="24"/>
        </w:rPr>
        <w:t xml:space="preserve">tilizam </w:t>
      </w:r>
      <w:r w:rsidRPr="00687AE9">
        <w:rPr>
          <w:rFonts w:ascii="Arial" w:hAnsi="Arial" w:cs="Arial"/>
          <w:sz w:val="24"/>
          <w:szCs w:val="24"/>
        </w:rPr>
        <w:t xml:space="preserve">em </w:t>
      </w:r>
      <w:r w:rsidR="00E85F48" w:rsidRPr="00687AE9">
        <w:rPr>
          <w:rFonts w:ascii="Arial" w:hAnsi="Arial" w:cs="Arial"/>
          <w:sz w:val="24"/>
          <w:szCs w:val="24"/>
        </w:rPr>
        <w:t>alguns</w:t>
      </w:r>
      <w:r w:rsidRPr="00687AE9">
        <w:rPr>
          <w:rFonts w:ascii="Arial" w:hAnsi="Arial" w:cs="Arial"/>
          <w:sz w:val="24"/>
          <w:szCs w:val="24"/>
        </w:rPr>
        <w:t xml:space="preserve"> momentos</w:t>
      </w:r>
      <w:r w:rsidR="00E85F48" w:rsidRPr="00687AE9">
        <w:rPr>
          <w:rFonts w:ascii="Arial" w:hAnsi="Arial" w:cs="Arial"/>
          <w:sz w:val="24"/>
          <w:szCs w:val="24"/>
        </w:rPr>
        <w:t>, seja para produzirem indicadores, formularem políticas públicas ou mesmo gerarem novas informações</w:t>
      </w:r>
      <w:r w:rsidRPr="00687AE9">
        <w:rPr>
          <w:rFonts w:ascii="Arial" w:hAnsi="Arial" w:cs="Arial"/>
          <w:sz w:val="24"/>
          <w:szCs w:val="24"/>
        </w:rPr>
        <w:t>.</w:t>
      </w:r>
    </w:p>
    <w:p w:rsidR="00D263B7" w:rsidRPr="00687AE9" w:rsidRDefault="007A79DD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</w:t>
      </w:r>
      <w:r w:rsidR="00831F6C" w:rsidRPr="00687AE9">
        <w:rPr>
          <w:rFonts w:ascii="Arial" w:hAnsi="Arial" w:cs="Arial"/>
          <w:sz w:val="24"/>
          <w:szCs w:val="24"/>
        </w:rPr>
        <w:t>conhecimento de todas as partes envolvidas</w:t>
      </w:r>
      <w:r w:rsidR="00E85F48" w:rsidRPr="00687AE9">
        <w:rPr>
          <w:rFonts w:ascii="Arial" w:hAnsi="Arial" w:cs="Arial"/>
          <w:sz w:val="24"/>
          <w:szCs w:val="24"/>
        </w:rPr>
        <w:t xml:space="preserve"> </w:t>
      </w:r>
      <w:r w:rsidR="00831F6C" w:rsidRPr="00687AE9">
        <w:rPr>
          <w:rFonts w:ascii="Arial" w:hAnsi="Arial" w:cs="Arial"/>
          <w:sz w:val="24"/>
          <w:szCs w:val="24"/>
        </w:rPr>
        <w:t xml:space="preserve">na geração </w:t>
      </w:r>
      <w:r w:rsidRPr="00687AE9">
        <w:rPr>
          <w:rFonts w:ascii="Arial" w:hAnsi="Arial" w:cs="Arial"/>
          <w:sz w:val="24"/>
          <w:szCs w:val="24"/>
        </w:rPr>
        <w:t>da coleta dos dados implica a</w:t>
      </w:r>
      <w:r w:rsidR="00831F6C" w:rsidRPr="00687AE9">
        <w:rPr>
          <w:rFonts w:ascii="Arial" w:hAnsi="Arial" w:cs="Arial"/>
          <w:sz w:val="24"/>
          <w:szCs w:val="24"/>
        </w:rPr>
        <w:t xml:space="preserve"> utilização de informações </w:t>
      </w:r>
      <w:r w:rsidRPr="00687AE9">
        <w:rPr>
          <w:rFonts w:ascii="Arial" w:hAnsi="Arial" w:cs="Arial"/>
          <w:sz w:val="24"/>
          <w:szCs w:val="24"/>
        </w:rPr>
        <w:t xml:space="preserve">confiáveis para </w:t>
      </w:r>
      <w:r w:rsidR="00C942C1">
        <w:rPr>
          <w:rFonts w:ascii="Arial" w:hAnsi="Arial" w:cs="Arial"/>
          <w:sz w:val="24"/>
          <w:szCs w:val="24"/>
        </w:rPr>
        <w:t xml:space="preserve">a </w:t>
      </w:r>
      <w:r w:rsidR="00831F6C" w:rsidRPr="00687AE9">
        <w:rPr>
          <w:rFonts w:ascii="Arial" w:hAnsi="Arial" w:cs="Arial"/>
          <w:sz w:val="24"/>
          <w:szCs w:val="24"/>
        </w:rPr>
        <w:t>área de segurança pública</w:t>
      </w:r>
      <w:r w:rsidRPr="00687AE9">
        <w:rPr>
          <w:rFonts w:ascii="Arial" w:hAnsi="Arial" w:cs="Arial"/>
          <w:sz w:val="24"/>
          <w:szCs w:val="24"/>
        </w:rPr>
        <w:t xml:space="preserve">. Porém, é importante </w:t>
      </w:r>
      <w:r w:rsidR="00E049B0" w:rsidRPr="00687AE9">
        <w:rPr>
          <w:rFonts w:ascii="Arial" w:hAnsi="Arial" w:cs="Arial"/>
          <w:sz w:val="24"/>
          <w:szCs w:val="24"/>
        </w:rPr>
        <w:t xml:space="preserve">entender também </w:t>
      </w:r>
      <w:r w:rsidR="00D263B7" w:rsidRPr="00687AE9">
        <w:rPr>
          <w:rFonts w:ascii="Arial" w:hAnsi="Arial" w:cs="Arial"/>
          <w:sz w:val="24"/>
          <w:szCs w:val="24"/>
        </w:rPr>
        <w:t xml:space="preserve">como </w:t>
      </w:r>
      <w:r w:rsidR="00E049B0" w:rsidRPr="00687AE9">
        <w:rPr>
          <w:rFonts w:ascii="Arial" w:hAnsi="Arial" w:cs="Arial"/>
          <w:sz w:val="24"/>
          <w:szCs w:val="24"/>
        </w:rPr>
        <w:t xml:space="preserve">é realizada </w:t>
      </w:r>
      <w:r w:rsidR="00D263B7" w:rsidRPr="00687AE9">
        <w:rPr>
          <w:rFonts w:ascii="Arial" w:hAnsi="Arial" w:cs="Arial"/>
          <w:sz w:val="24"/>
          <w:szCs w:val="24"/>
        </w:rPr>
        <w:t>a coleta de informações primárias</w:t>
      </w:r>
      <w:r w:rsidR="00E049B0" w:rsidRPr="00687AE9">
        <w:rPr>
          <w:rFonts w:ascii="Arial" w:hAnsi="Arial" w:cs="Arial"/>
          <w:sz w:val="24"/>
          <w:szCs w:val="24"/>
        </w:rPr>
        <w:t xml:space="preserve">, as </w:t>
      </w:r>
      <w:r w:rsidR="00831F6C" w:rsidRPr="00687AE9">
        <w:rPr>
          <w:rFonts w:ascii="Arial" w:hAnsi="Arial" w:cs="Arial"/>
          <w:sz w:val="24"/>
          <w:szCs w:val="24"/>
        </w:rPr>
        <w:t>originadas</w:t>
      </w:r>
      <w:r w:rsidR="00E85F48" w:rsidRPr="00687AE9">
        <w:rPr>
          <w:rFonts w:ascii="Arial" w:hAnsi="Arial" w:cs="Arial"/>
          <w:sz w:val="24"/>
          <w:szCs w:val="24"/>
        </w:rPr>
        <w:t xml:space="preserve"> </w:t>
      </w:r>
      <w:r w:rsidR="00831F6C" w:rsidRPr="00687AE9">
        <w:rPr>
          <w:rFonts w:ascii="Arial" w:hAnsi="Arial" w:cs="Arial"/>
          <w:sz w:val="24"/>
          <w:szCs w:val="24"/>
        </w:rPr>
        <w:t>dos estados</w:t>
      </w:r>
      <w:r w:rsidR="00B21C6D" w:rsidRPr="00687AE9">
        <w:rPr>
          <w:rFonts w:ascii="Arial" w:hAnsi="Arial" w:cs="Arial"/>
          <w:sz w:val="24"/>
          <w:szCs w:val="24"/>
        </w:rPr>
        <w:t xml:space="preserve"> </w:t>
      </w:r>
      <w:r w:rsidR="00831F6C" w:rsidRPr="00687AE9">
        <w:rPr>
          <w:rFonts w:ascii="Arial" w:hAnsi="Arial" w:cs="Arial"/>
          <w:sz w:val="24"/>
          <w:szCs w:val="24"/>
        </w:rPr>
        <w:t xml:space="preserve">para </w:t>
      </w:r>
      <w:r w:rsidR="00E049B0" w:rsidRPr="00687AE9">
        <w:rPr>
          <w:rFonts w:ascii="Arial" w:hAnsi="Arial" w:cs="Arial"/>
          <w:sz w:val="24"/>
          <w:szCs w:val="24"/>
        </w:rPr>
        <w:t>o</w:t>
      </w:r>
      <w:r w:rsidR="00D263B7" w:rsidRPr="00687AE9">
        <w:rPr>
          <w:rFonts w:ascii="Arial" w:hAnsi="Arial" w:cs="Arial"/>
          <w:sz w:val="24"/>
          <w:szCs w:val="24"/>
        </w:rPr>
        <w:t xml:space="preserve"> S</w:t>
      </w:r>
      <w:r w:rsidRPr="00687AE9">
        <w:rPr>
          <w:rFonts w:ascii="Arial" w:hAnsi="Arial" w:cs="Arial"/>
          <w:sz w:val="24"/>
          <w:szCs w:val="24"/>
        </w:rPr>
        <w:t>INESP</w:t>
      </w:r>
      <w:r w:rsidR="00E049B0" w:rsidRPr="00687AE9">
        <w:rPr>
          <w:rFonts w:ascii="Arial" w:hAnsi="Arial" w:cs="Arial"/>
          <w:sz w:val="24"/>
          <w:szCs w:val="24"/>
        </w:rPr>
        <w:t>, que veremos na próxima aula. Fique atento!</w:t>
      </w:r>
    </w:p>
    <w:p w:rsidR="00C47D43" w:rsidRPr="00687AE9" w:rsidRDefault="00C47D43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C47D43" w:rsidRPr="00687AE9" w:rsidRDefault="00C47D43" w:rsidP="00013478">
      <w:pPr>
        <w:pStyle w:val="Ttulo2"/>
        <w:spacing w:before="0" w:line="360" w:lineRule="auto"/>
        <w:contextualSpacing/>
        <w:jc w:val="both"/>
        <w:rPr>
          <w:rFonts w:ascii="Arial" w:hAnsi="Arial" w:cs="Arial"/>
          <w:b/>
          <w:color w:val="auto"/>
          <w:sz w:val="24"/>
          <w:szCs w:val="24"/>
        </w:rPr>
      </w:pPr>
    </w:p>
    <w:p w:rsidR="00454FFF" w:rsidRPr="00687AE9" w:rsidRDefault="00454FFF" w:rsidP="00013478">
      <w:pPr>
        <w:pStyle w:val="Ttulo1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61C0" w:rsidRPr="00687AE9" w:rsidRDefault="001C61C0" w:rsidP="00013478">
      <w:pPr>
        <w:spacing w:after="0" w:line="360" w:lineRule="auto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br w:type="page"/>
      </w:r>
    </w:p>
    <w:p w:rsidR="007F0932" w:rsidRPr="00687AE9" w:rsidRDefault="00454FFF" w:rsidP="00013478">
      <w:pPr>
        <w:pStyle w:val="Ttulo1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lastRenderedPageBreak/>
        <w:t>&lt;H1&gt;</w:t>
      </w:r>
      <w:r w:rsidR="007F0932" w:rsidRPr="00687AE9">
        <w:rPr>
          <w:rFonts w:ascii="Arial" w:hAnsi="Arial" w:cs="Arial"/>
          <w:sz w:val="24"/>
          <w:szCs w:val="24"/>
        </w:rPr>
        <w:t xml:space="preserve">Aula 4 – </w:t>
      </w:r>
      <w:r w:rsidR="00E049B0" w:rsidRPr="00687AE9">
        <w:rPr>
          <w:rFonts w:ascii="Arial" w:hAnsi="Arial" w:cs="Arial"/>
          <w:sz w:val="24"/>
          <w:szCs w:val="24"/>
        </w:rPr>
        <w:t>D</w:t>
      </w:r>
      <w:r w:rsidR="007F0932" w:rsidRPr="00687AE9">
        <w:rPr>
          <w:rFonts w:ascii="Arial" w:hAnsi="Arial" w:cs="Arial"/>
          <w:sz w:val="24"/>
          <w:szCs w:val="24"/>
        </w:rPr>
        <w:t>ados primários</w:t>
      </w:r>
      <w:r w:rsidR="00E049B0" w:rsidRPr="00687AE9">
        <w:rPr>
          <w:rFonts w:ascii="Arial" w:hAnsi="Arial" w:cs="Arial"/>
          <w:sz w:val="24"/>
          <w:szCs w:val="24"/>
        </w:rPr>
        <w:t xml:space="preserve"> </w:t>
      </w:r>
      <w:r w:rsidR="00EA7039" w:rsidRPr="00687AE9">
        <w:rPr>
          <w:rFonts w:ascii="Arial" w:hAnsi="Arial" w:cs="Arial"/>
          <w:sz w:val="24"/>
          <w:szCs w:val="24"/>
        </w:rPr>
        <w:t>para a implantação do SINESP</w:t>
      </w: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&lt;/H1&gt;</w:t>
      </w:r>
    </w:p>
    <w:p w:rsidR="0083649B" w:rsidRPr="00687AE9" w:rsidRDefault="0083649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454FFF" w:rsidRDefault="0083649B" w:rsidP="00590711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ins w:id="83" w:author="SEAD" w:date="2019-12-09T15:39:00Z"/>
          <w:rFonts w:ascii="Arial" w:hAnsi="Arial" w:cs="Arial"/>
          <w:b/>
          <w:bCs/>
          <w:color w:val="000000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hAnsi="Arial" w:cs="Arial"/>
          <w:b/>
          <w:bCs/>
          <w:color w:val="000000"/>
        </w:rPr>
        <w:t>Contextualizando...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&lt;/H2&gt;</w:t>
      </w:r>
      <w:r w:rsidRPr="00687AE9">
        <w:rPr>
          <w:rFonts w:ascii="Arial" w:hAnsi="Arial" w:cs="Arial"/>
          <w:b/>
          <w:bCs/>
          <w:color w:val="000000"/>
        </w:rPr>
        <w:t xml:space="preserve"> </w:t>
      </w:r>
    </w:p>
    <w:p w:rsidR="00540831" w:rsidRPr="00687AE9" w:rsidRDefault="00540831" w:rsidP="00590711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</w:p>
    <w:p w:rsidR="00857DE6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</w:t>
      </w:r>
      <w:r w:rsidR="00D263B7" w:rsidRPr="00687AE9">
        <w:rPr>
          <w:rFonts w:ascii="Arial" w:hAnsi="Arial" w:cs="Arial"/>
          <w:sz w:val="24"/>
          <w:szCs w:val="24"/>
        </w:rPr>
        <w:t xml:space="preserve">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 foi desenhado considerando os interesses políticos, o desenvolvimento tecnológico e os hábitos dos </w:t>
      </w:r>
      <w:r w:rsidR="00EA7039" w:rsidRPr="00687AE9">
        <w:rPr>
          <w:rFonts w:ascii="Arial" w:hAnsi="Arial" w:cs="Arial"/>
          <w:sz w:val="24"/>
          <w:szCs w:val="24"/>
        </w:rPr>
        <w:t xml:space="preserve">seus </w:t>
      </w:r>
      <w:r w:rsidRPr="00687AE9">
        <w:rPr>
          <w:rFonts w:ascii="Arial" w:hAnsi="Arial" w:cs="Arial"/>
          <w:sz w:val="24"/>
          <w:szCs w:val="24"/>
        </w:rPr>
        <w:t>usuários</w:t>
      </w:r>
      <w:r w:rsidR="00EA7039" w:rsidRPr="00687AE9">
        <w:rPr>
          <w:rFonts w:ascii="Arial" w:hAnsi="Arial" w:cs="Arial"/>
          <w:b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9C3B7E" w:rsidRPr="00687AE9">
        <w:rPr>
          <w:rFonts w:ascii="Arial" w:hAnsi="Arial" w:cs="Arial"/>
          <w:sz w:val="24"/>
          <w:szCs w:val="24"/>
        </w:rPr>
        <w:t xml:space="preserve">levando em consideração </w:t>
      </w:r>
      <w:r w:rsidRPr="00687AE9">
        <w:rPr>
          <w:rFonts w:ascii="Arial" w:hAnsi="Arial" w:cs="Arial"/>
          <w:sz w:val="24"/>
          <w:szCs w:val="24"/>
        </w:rPr>
        <w:t>realidades muito d</w:t>
      </w:r>
      <w:r w:rsidR="00773D88" w:rsidRPr="00687AE9">
        <w:rPr>
          <w:rFonts w:ascii="Arial" w:hAnsi="Arial" w:cs="Arial"/>
          <w:sz w:val="24"/>
          <w:szCs w:val="24"/>
        </w:rPr>
        <w:t>iferentes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7C6DF4">
        <w:rPr>
          <w:rFonts w:ascii="Arial" w:hAnsi="Arial" w:cs="Arial"/>
          <w:sz w:val="24"/>
          <w:szCs w:val="24"/>
        </w:rPr>
        <w:t xml:space="preserve">de </w:t>
      </w:r>
      <w:r w:rsidR="00773D88" w:rsidRPr="00687AE9">
        <w:rPr>
          <w:rFonts w:ascii="Arial" w:hAnsi="Arial" w:cs="Arial"/>
          <w:sz w:val="24"/>
          <w:szCs w:val="24"/>
        </w:rPr>
        <w:t xml:space="preserve">um </w:t>
      </w:r>
      <w:r w:rsidR="007C6DF4">
        <w:rPr>
          <w:rFonts w:ascii="Arial" w:hAnsi="Arial" w:cs="Arial"/>
          <w:sz w:val="24"/>
          <w:szCs w:val="24"/>
        </w:rPr>
        <w:t>e</w:t>
      </w:r>
      <w:r w:rsidR="00773D88" w:rsidRPr="00687AE9">
        <w:rPr>
          <w:rFonts w:ascii="Arial" w:hAnsi="Arial" w:cs="Arial"/>
          <w:sz w:val="24"/>
          <w:szCs w:val="24"/>
        </w:rPr>
        <w:t>stado para outro.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Consequentemente, 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 desenvolveu diferentes módulos de coleta de dados primários, </w:t>
      </w:r>
      <w:r w:rsidR="00E049B0" w:rsidRPr="00687AE9">
        <w:rPr>
          <w:rFonts w:ascii="Arial" w:hAnsi="Arial" w:cs="Arial"/>
          <w:sz w:val="24"/>
          <w:szCs w:val="24"/>
        </w:rPr>
        <w:t xml:space="preserve">também conhecidos pelos dados produzidos na fonte, </w:t>
      </w:r>
      <w:r w:rsidRPr="00687AE9">
        <w:rPr>
          <w:rFonts w:ascii="Arial" w:hAnsi="Arial" w:cs="Arial"/>
          <w:sz w:val="24"/>
          <w:szCs w:val="24"/>
        </w:rPr>
        <w:t xml:space="preserve">tanto </w:t>
      </w:r>
      <w:r w:rsidR="00E049B0" w:rsidRPr="00687AE9">
        <w:rPr>
          <w:rFonts w:ascii="Arial" w:hAnsi="Arial" w:cs="Arial"/>
          <w:sz w:val="24"/>
          <w:szCs w:val="24"/>
        </w:rPr>
        <w:t>pelos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7C6DF4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stados que </w:t>
      </w:r>
      <w:r w:rsidR="009C3B7E" w:rsidRPr="00687AE9">
        <w:rPr>
          <w:rFonts w:ascii="Arial" w:hAnsi="Arial" w:cs="Arial"/>
          <w:sz w:val="24"/>
          <w:szCs w:val="24"/>
        </w:rPr>
        <w:t>já contavam com</w:t>
      </w:r>
      <w:r w:rsidRPr="00687AE9">
        <w:rPr>
          <w:rFonts w:ascii="Arial" w:hAnsi="Arial" w:cs="Arial"/>
          <w:sz w:val="24"/>
          <w:szCs w:val="24"/>
        </w:rPr>
        <w:t xml:space="preserve"> soluções tecnológicas </w:t>
      </w:r>
      <w:r w:rsidR="009C3B7E" w:rsidRPr="00687AE9">
        <w:rPr>
          <w:rFonts w:ascii="Arial" w:hAnsi="Arial" w:cs="Arial"/>
          <w:sz w:val="24"/>
          <w:szCs w:val="24"/>
        </w:rPr>
        <w:t xml:space="preserve">e sistemas </w:t>
      </w:r>
      <w:r w:rsidRPr="00687AE9">
        <w:rPr>
          <w:rFonts w:ascii="Arial" w:hAnsi="Arial" w:cs="Arial"/>
          <w:sz w:val="24"/>
          <w:szCs w:val="24"/>
        </w:rPr>
        <w:t>própri</w:t>
      </w:r>
      <w:r w:rsidR="009C3B7E" w:rsidRPr="00687AE9">
        <w:rPr>
          <w:rFonts w:ascii="Arial" w:hAnsi="Arial" w:cs="Arial"/>
          <w:sz w:val="24"/>
          <w:szCs w:val="24"/>
        </w:rPr>
        <w:t>o</w:t>
      </w:r>
      <w:r w:rsidRPr="00687AE9">
        <w:rPr>
          <w:rFonts w:ascii="Arial" w:hAnsi="Arial" w:cs="Arial"/>
          <w:sz w:val="24"/>
          <w:szCs w:val="24"/>
        </w:rPr>
        <w:t>s</w:t>
      </w:r>
      <w:r w:rsidR="009C3B7E" w:rsidRPr="00687AE9">
        <w:rPr>
          <w:rFonts w:ascii="Arial" w:hAnsi="Arial" w:cs="Arial"/>
          <w:sz w:val="24"/>
          <w:szCs w:val="24"/>
        </w:rPr>
        <w:t xml:space="preserve"> e decidiram permanecer com eles</w:t>
      </w:r>
      <w:r w:rsidR="00857DE6" w:rsidRPr="00687A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como para aqueles </w:t>
      </w:r>
      <w:r w:rsidR="007C6DF4">
        <w:rPr>
          <w:rFonts w:ascii="Arial" w:hAnsi="Arial" w:cs="Arial"/>
          <w:sz w:val="24"/>
          <w:szCs w:val="24"/>
        </w:rPr>
        <w:t>e</w:t>
      </w:r>
      <w:r w:rsidR="00624E04" w:rsidRPr="00687AE9">
        <w:rPr>
          <w:rFonts w:ascii="Arial" w:hAnsi="Arial" w:cs="Arial"/>
          <w:sz w:val="24"/>
          <w:szCs w:val="24"/>
        </w:rPr>
        <w:t xml:space="preserve">stados </w:t>
      </w:r>
      <w:r w:rsidRPr="00687AE9">
        <w:rPr>
          <w:rFonts w:ascii="Arial" w:hAnsi="Arial" w:cs="Arial"/>
          <w:sz w:val="24"/>
          <w:szCs w:val="24"/>
        </w:rPr>
        <w:t xml:space="preserve">que </w:t>
      </w:r>
      <w:r w:rsidR="009C3B7E" w:rsidRPr="00687AE9">
        <w:rPr>
          <w:rFonts w:ascii="Arial" w:hAnsi="Arial" w:cs="Arial"/>
          <w:sz w:val="24"/>
          <w:szCs w:val="24"/>
        </w:rPr>
        <w:t xml:space="preserve">não tinham </w:t>
      </w:r>
      <w:r w:rsidR="00624E04" w:rsidRPr="00687AE9">
        <w:rPr>
          <w:rFonts w:ascii="Arial" w:hAnsi="Arial" w:cs="Arial"/>
          <w:sz w:val="24"/>
          <w:szCs w:val="24"/>
        </w:rPr>
        <w:t>muito</w:t>
      </w:r>
      <w:r w:rsidR="009C3B7E" w:rsidRPr="00687AE9">
        <w:rPr>
          <w:rFonts w:ascii="Arial" w:hAnsi="Arial" w:cs="Arial"/>
          <w:sz w:val="24"/>
          <w:szCs w:val="24"/>
        </w:rPr>
        <w:t xml:space="preserve"> recurso ou soluções </w:t>
      </w:r>
      <w:r w:rsidR="00624E04" w:rsidRPr="00687AE9">
        <w:rPr>
          <w:rFonts w:ascii="Arial" w:hAnsi="Arial" w:cs="Arial"/>
          <w:sz w:val="24"/>
          <w:szCs w:val="24"/>
        </w:rPr>
        <w:t xml:space="preserve">já </w:t>
      </w:r>
      <w:r w:rsidR="009C3B7E" w:rsidRPr="00687AE9">
        <w:rPr>
          <w:rFonts w:ascii="Arial" w:hAnsi="Arial" w:cs="Arial"/>
          <w:sz w:val="24"/>
          <w:szCs w:val="24"/>
        </w:rPr>
        <w:t xml:space="preserve">prontas e decidiram </w:t>
      </w:r>
      <w:r w:rsidRPr="00687AE9">
        <w:rPr>
          <w:rFonts w:ascii="Arial" w:hAnsi="Arial" w:cs="Arial"/>
          <w:sz w:val="24"/>
          <w:szCs w:val="24"/>
        </w:rPr>
        <w:t>implantar as ferramentas</w:t>
      </w:r>
      <w:r w:rsidR="009C3B7E" w:rsidRPr="00687AE9">
        <w:rPr>
          <w:rFonts w:ascii="Arial" w:hAnsi="Arial" w:cs="Arial"/>
          <w:sz w:val="24"/>
          <w:szCs w:val="24"/>
        </w:rPr>
        <w:t xml:space="preserve"> nacionais </w:t>
      </w:r>
      <w:r w:rsidR="00773D88" w:rsidRPr="00687AE9">
        <w:rPr>
          <w:rFonts w:ascii="Arial" w:hAnsi="Arial" w:cs="Arial"/>
          <w:sz w:val="24"/>
          <w:szCs w:val="24"/>
        </w:rPr>
        <w:t>disponibilizadas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624E04" w:rsidRPr="00687AE9">
        <w:rPr>
          <w:rFonts w:ascii="Arial" w:hAnsi="Arial" w:cs="Arial"/>
          <w:sz w:val="24"/>
          <w:szCs w:val="24"/>
        </w:rPr>
        <w:t xml:space="preserve">pelo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>.</w:t>
      </w:r>
    </w:p>
    <w:p w:rsidR="0083649B" w:rsidRPr="00687AE9" w:rsidRDefault="0083649B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3649B" w:rsidRDefault="0083649B" w:rsidP="00590711">
      <w:pPr>
        <w:spacing w:after="0" w:line="360" w:lineRule="auto"/>
        <w:ind w:right="11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&lt;H2&gt;</w:t>
      </w:r>
      <w:r w:rsidR="007F0932" w:rsidRPr="00687AE9">
        <w:rPr>
          <w:rFonts w:ascii="Arial" w:hAnsi="Arial" w:cs="Arial"/>
          <w:b/>
          <w:sz w:val="24"/>
          <w:szCs w:val="24"/>
        </w:rPr>
        <w:t>Estados que decidiram permanecer com seus próprios</w:t>
      </w:r>
      <w:r w:rsidR="00857DE6" w:rsidRPr="00687AE9">
        <w:rPr>
          <w:rFonts w:ascii="Arial" w:hAnsi="Arial" w:cs="Arial"/>
          <w:b/>
          <w:sz w:val="24"/>
          <w:szCs w:val="24"/>
        </w:rPr>
        <w:t xml:space="preserve"> </w:t>
      </w:r>
      <w:r w:rsidR="000F0937" w:rsidRPr="00687AE9">
        <w:rPr>
          <w:rFonts w:ascii="Arial" w:hAnsi="Arial" w:cs="Arial"/>
          <w:b/>
          <w:sz w:val="24"/>
          <w:szCs w:val="24"/>
        </w:rPr>
        <w:t>s</w:t>
      </w:r>
      <w:r w:rsidR="007F0932" w:rsidRPr="00687AE9">
        <w:rPr>
          <w:rFonts w:ascii="Arial" w:hAnsi="Arial" w:cs="Arial"/>
          <w:b/>
          <w:sz w:val="24"/>
          <w:szCs w:val="24"/>
        </w:rPr>
        <w:t>istemas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&lt;/H2&gt;</w:t>
      </w:r>
    </w:p>
    <w:p w:rsidR="00F557BC" w:rsidRPr="00687AE9" w:rsidRDefault="00F557B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7F0932" w:rsidRPr="00687AE9" w:rsidRDefault="00DA194A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>m 2012</w:t>
      </w:r>
      <w:r>
        <w:rPr>
          <w:rFonts w:ascii="Arial" w:hAnsi="Arial" w:cs="Arial"/>
          <w:sz w:val="24"/>
          <w:szCs w:val="24"/>
        </w:rPr>
        <w:t>, q</w:t>
      </w:r>
      <w:r w:rsidR="007F0932" w:rsidRPr="00687AE9">
        <w:rPr>
          <w:rFonts w:ascii="Arial" w:hAnsi="Arial" w:cs="Arial"/>
          <w:sz w:val="24"/>
          <w:szCs w:val="24"/>
        </w:rPr>
        <w:t xml:space="preserve">uando </w:t>
      </w:r>
      <w:r>
        <w:rPr>
          <w:rFonts w:ascii="Arial" w:hAnsi="Arial" w:cs="Arial"/>
          <w:sz w:val="24"/>
          <w:szCs w:val="24"/>
        </w:rPr>
        <w:t>foi consolidado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202E3F">
        <w:rPr>
          <w:rFonts w:ascii="Arial" w:hAnsi="Arial" w:cs="Arial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, havia </w:t>
      </w:r>
      <w:r w:rsidR="007C6DF4">
        <w:rPr>
          <w:rFonts w:ascii="Arial" w:hAnsi="Arial" w:cs="Arial"/>
          <w:sz w:val="24"/>
          <w:szCs w:val="24"/>
        </w:rPr>
        <w:t>e</w:t>
      </w:r>
      <w:r w:rsidR="007C6DF4" w:rsidRPr="00687AE9">
        <w:rPr>
          <w:rFonts w:ascii="Arial" w:hAnsi="Arial" w:cs="Arial"/>
          <w:sz w:val="24"/>
          <w:szCs w:val="24"/>
        </w:rPr>
        <w:t xml:space="preserve">stados </w:t>
      </w:r>
      <w:r w:rsidR="007F0932" w:rsidRPr="00687AE9">
        <w:rPr>
          <w:rFonts w:ascii="Arial" w:hAnsi="Arial" w:cs="Arial"/>
          <w:sz w:val="24"/>
          <w:szCs w:val="24"/>
        </w:rPr>
        <w:t xml:space="preserve">com sistemas </w:t>
      </w:r>
      <w:r w:rsidR="00624E04" w:rsidRPr="00687AE9">
        <w:rPr>
          <w:rFonts w:ascii="Arial" w:hAnsi="Arial" w:cs="Arial"/>
          <w:sz w:val="24"/>
          <w:szCs w:val="24"/>
        </w:rPr>
        <w:t xml:space="preserve">já </w:t>
      </w:r>
      <w:r w:rsidR="007F0932" w:rsidRPr="00687AE9">
        <w:rPr>
          <w:rFonts w:ascii="Arial" w:hAnsi="Arial" w:cs="Arial"/>
          <w:sz w:val="24"/>
          <w:szCs w:val="24"/>
        </w:rPr>
        <w:t>consolidados e bem aceitos pelos usuários. Alguns des</w:t>
      </w:r>
      <w:r>
        <w:rPr>
          <w:rFonts w:ascii="Arial" w:hAnsi="Arial" w:cs="Arial"/>
          <w:sz w:val="24"/>
          <w:szCs w:val="24"/>
        </w:rPr>
        <w:t>s</w:t>
      </w:r>
      <w:r w:rsidR="007F0932" w:rsidRPr="00687AE9">
        <w:rPr>
          <w:rFonts w:ascii="Arial" w:hAnsi="Arial" w:cs="Arial"/>
          <w:sz w:val="24"/>
          <w:szCs w:val="24"/>
        </w:rPr>
        <w:t xml:space="preserve">es </w:t>
      </w:r>
      <w:r w:rsidR="007C6DF4">
        <w:rPr>
          <w:rFonts w:ascii="Arial" w:hAnsi="Arial" w:cs="Arial"/>
          <w:sz w:val="24"/>
          <w:szCs w:val="24"/>
        </w:rPr>
        <w:t>e</w:t>
      </w:r>
      <w:r w:rsidR="007C6DF4" w:rsidRPr="00687AE9">
        <w:rPr>
          <w:rFonts w:ascii="Arial" w:hAnsi="Arial" w:cs="Arial"/>
          <w:sz w:val="24"/>
          <w:szCs w:val="24"/>
        </w:rPr>
        <w:t xml:space="preserve">stados </w:t>
      </w:r>
      <w:r w:rsidR="007F0932" w:rsidRPr="00687AE9">
        <w:rPr>
          <w:rFonts w:ascii="Arial" w:hAnsi="Arial" w:cs="Arial"/>
          <w:sz w:val="24"/>
          <w:szCs w:val="24"/>
        </w:rPr>
        <w:t>já possuíam os campos mínimos do boletim de ocorrência pa</w:t>
      </w:r>
      <w:r w:rsidR="004D0B40" w:rsidRPr="00687AE9">
        <w:rPr>
          <w:rFonts w:ascii="Arial" w:hAnsi="Arial" w:cs="Arial"/>
          <w:sz w:val="24"/>
          <w:szCs w:val="24"/>
        </w:rPr>
        <w:t>dronizados</w:t>
      </w:r>
      <w:r w:rsidR="007F0932" w:rsidRPr="00687AE9">
        <w:rPr>
          <w:rFonts w:ascii="Arial" w:hAnsi="Arial" w:cs="Arial"/>
          <w:sz w:val="24"/>
          <w:szCs w:val="24"/>
        </w:rPr>
        <w:t xml:space="preserve"> em seus sistemas</w:t>
      </w:r>
      <w:r w:rsidR="00202E3F">
        <w:rPr>
          <w:rFonts w:ascii="Arial" w:hAnsi="Arial" w:cs="Arial"/>
          <w:sz w:val="24"/>
          <w:szCs w:val="24"/>
        </w:rPr>
        <w:t>; o</w:t>
      </w:r>
      <w:r w:rsidR="007F0932" w:rsidRPr="00687AE9">
        <w:rPr>
          <w:rFonts w:ascii="Arial" w:hAnsi="Arial" w:cs="Arial"/>
          <w:sz w:val="24"/>
          <w:szCs w:val="24"/>
        </w:rPr>
        <w:t xml:space="preserve">utros tinham alguns campos ainda </w:t>
      </w:r>
      <w:r w:rsidR="00DB080D" w:rsidRPr="00687AE9">
        <w:rPr>
          <w:rFonts w:ascii="Arial" w:hAnsi="Arial" w:cs="Arial"/>
          <w:sz w:val="24"/>
          <w:szCs w:val="24"/>
        </w:rPr>
        <w:t xml:space="preserve">para </w:t>
      </w:r>
      <w:r w:rsidR="00624E04" w:rsidRPr="00687AE9">
        <w:rPr>
          <w:rFonts w:ascii="Arial" w:hAnsi="Arial" w:cs="Arial"/>
          <w:sz w:val="24"/>
          <w:szCs w:val="24"/>
        </w:rPr>
        <w:t>desenvolv</w:t>
      </w:r>
      <w:r w:rsidR="007C6DF4">
        <w:rPr>
          <w:rFonts w:ascii="Arial" w:hAnsi="Arial" w:cs="Arial"/>
          <w:sz w:val="24"/>
          <w:szCs w:val="24"/>
        </w:rPr>
        <w:t>er</w:t>
      </w:r>
      <w:r w:rsidR="007F0932" w:rsidRPr="00687AE9">
        <w:rPr>
          <w:rFonts w:ascii="Arial" w:hAnsi="Arial" w:cs="Arial"/>
          <w:sz w:val="24"/>
          <w:szCs w:val="24"/>
        </w:rPr>
        <w:t>, mas cuja customização para se adequar ao modelo nacional seria menos impactante ao usuário que a migração d</w:t>
      </w:r>
      <w:r w:rsidR="00624E04" w:rsidRPr="00687AE9">
        <w:rPr>
          <w:rFonts w:ascii="Arial" w:hAnsi="Arial" w:cs="Arial"/>
          <w:sz w:val="24"/>
          <w:szCs w:val="24"/>
        </w:rPr>
        <w:t>o</w:t>
      </w:r>
      <w:r w:rsidR="007F0932" w:rsidRPr="00687AE9">
        <w:rPr>
          <w:rFonts w:ascii="Arial" w:hAnsi="Arial" w:cs="Arial"/>
          <w:sz w:val="24"/>
          <w:szCs w:val="24"/>
        </w:rPr>
        <w:t xml:space="preserve"> sistema</w:t>
      </w:r>
      <w:r w:rsidR="00624E04" w:rsidRPr="00687AE9">
        <w:rPr>
          <w:rFonts w:ascii="Arial" w:hAnsi="Arial" w:cs="Arial"/>
          <w:sz w:val="24"/>
          <w:szCs w:val="24"/>
        </w:rPr>
        <w:t xml:space="preserve"> todo para um novo sistema.</w:t>
      </w:r>
    </w:p>
    <w:p w:rsidR="0083649B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Para 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 xml:space="preserve">es </w:t>
      </w:r>
      <w:r w:rsidR="007C6DF4">
        <w:rPr>
          <w:rFonts w:ascii="Arial" w:hAnsi="Arial" w:cs="Arial"/>
          <w:sz w:val="24"/>
          <w:szCs w:val="24"/>
        </w:rPr>
        <w:t>e</w:t>
      </w:r>
      <w:r w:rsidR="007C6DF4" w:rsidRPr="00687AE9">
        <w:rPr>
          <w:rFonts w:ascii="Arial" w:hAnsi="Arial" w:cs="Arial"/>
          <w:sz w:val="24"/>
          <w:szCs w:val="24"/>
        </w:rPr>
        <w:t>stados</w:t>
      </w:r>
      <w:r w:rsidRPr="00687AE9">
        <w:rPr>
          <w:rFonts w:ascii="Arial" w:hAnsi="Arial" w:cs="Arial"/>
          <w:sz w:val="24"/>
          <w:szCs w:val="24"/>
        </w:rPr>
        <w:t xml:space="preserve">, 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 desenvolveu um módulo chamado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Integração</w:t>
      </w:r>
      <w:r w:rsidR="00E049B0" w:rsidRPr="00687AE9">
        <w:rPr>
          <w:rFonts w:ascii="Arial" w:hAnsi="Arial" w:cs="Arial"/>
          <w:sz w:val="24"/>
          <w:szCs w:val="24"/>
        </w:rPr>
        <w:t>.</w:t>
      </w:r>
      <w:r w:rsidR="00624E04" w:rsidRPr="00687AE9">
        <w:rPr>
          <w:rFonts w:ascii="Arial" w:hAnsi="Arial" w:cs="Arial"/>
          <w:sz w:val="24"/>
          <w:szCs w:val="24"/>
        </w:rPr>
        <w:t xml:space="preserve"> </w:t>
      </w:r>
    </w:p>
    <w:p w:rsidR="0083649B" w:rsidRPr="00687AE9" w:rsidRDefault="00C0751E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1455615</wp:posOffset>
            </wp:positionV>
            <wp:extent cx="2452717" cy="1758462"/>
            <wp:effectExtent l="0" t="0" r="5080" b="0"/>
            <wp:wrapNone/>
            <wp:docPr id="17" name="Imagem 17" descr="http://www.justica.gov.br/sua-seguranca/seguranca-publica/sinesp-1/seguranca-publica-2/@@collective.cover.banner/a3224494fdd4449c967afe61c3207d91/@@images/4448fff9-b81c-4a29-b21f-0e4bfdab963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ustica.gov.br/sua-seguranca/seguranca-publica/sinesp-1/seguranca-publica-2/@@collective.cover.banner/a3224494fdd4449c967afe61c3207d91/@@images/4448fff9-b81c-4a29-b21f-0e4bfdab963e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717" cy="175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commentRangeStart w:id="84"/>
      <w:commentRangeStart w:id="85"/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79520"/>
            <wp:effectExtent l="0" t="0" r="0" b="0"/>
            <wp:docPr id="18" name="Imagem 18" descr="Pesquisando dados na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squisando dados na interne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4"/>
      <w:r w:rsidR="001C61C0" w:rsidRPr="00687AE9">
        <w:rPr>
          <w:rStyle w:val="Refdecomentrio"/>
          <w:rFonts w:ascii="Arial" w:hAnsi="Arial" w:cs="Arial"/>
          <w:sz w:val="24"/>
          <w:szCs w:val="24"/>
        </w:rPr>
        <w:commentReference w:id="84"/>
      </w:r>
      <w:commentRangeEnd w:id="85"/>
      <w:r w:rsidR="00540831">
        <w:rPr>
          <w:rStyle w:val="Refdecomentrio"/>
        </w:rPr>
        <w:commentReference w:id="85"/>
      </w:r>
    </w:p>
    <w:p w:rsidR="009E13FA" w:rsidRPr="00687AE9" w:rsidDel="00540831" w:rsidRDefault="00AA5493" w:rsidP="00013478">
      <w:pPr>
        <w:spacing w:after="0" w:line="240" w:lineRule="auto"/>
        <w:contextualSpacing/>
        <w:jc w:val="both"/>
        <w:rPr>
          <w:del w:id="86" w:author="SEAD" w:date="2019-12-09T15:39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</w:t>
      </w:r>
      <w:r w:rsidR="005209FF" w:rsidRPr="00687AE9">
        <w:rPr>
          <w:rFonts w:ascii="Arial" w:hAnsi="Arial" w:cs="Arial"/>
          <w:b/>
          <w:color w:val="FF0000"/>
          <w:sz w:val="24"/>
          <w:szCs w:val="24"/>
        </w:rPr>
        <w:t xml:space="preserve"> 7</w:t>
      </w:r>
      <w:r w:rsidR="00C0751E" w:rsidRPr="00687AE9">
        <w:rPr>
          <w:rFonts w:ascii="Arial" w:hAnsi="Arial" w:cs="Arial"/>
          <w:b/>
          <w:color w:val="FF0000"/>
          <w:sz w:val="24"/>
          <w:szCs w:val="24"/>
        </w:rPr>
        <w:t>:</w:t>
      </w:r>
      <w:r w:rsidR="00C0751E" w:rsidRPr="00687AE9">
        <w:rPr>
          <w:rFonts w:ascii="Arial" w:hAnsi="Arial" w:cs="Arial"/>
          <w:color w:val="FF0000"/>
          <w:sz w:val="24"/>
          <w:szCs w:val="24"/>
        </w:rPr>
        <w:t xml:space="preserve"> SINESP I</w:t>
      </w:r>
      <w:r w:rsidR="009E13FA" w:rsidRPr="00687AE9">
        <w:rPr>
          <w:rFonts w:ascii="Arial" w:hAnsi="Arial" w:cs="Arial"/>
          <w:color w:val="FF0000"/>
          <w:sz w:val="24"/>
          <w:szCs w:val="24"/>
        </w:rPr>
        <w:t>ntegração</w:t>
      </w:r>
      <w:r w:rsidR="00C0751E" w:rsidRPr="00687AE9">
        <w:rPr>
          <w:rFonts w:ascii="Arial" w:hAnsi="Arial" w:cs="Arial"/>
          <w:color w:val="FF0000"/>
          <w:sz w:val="24"/>
          <w:szCs w:val="24"/>
        </w:rPr>
        <w:t>.</w:t>
      </w:r>
      <w:ins w:id="87" w:author="SEAD" w:date="2019-12-09T15:39:00Z">
        <w:r w:rsidR="00540831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1C61C0" w:rsidRPr="00687AE9" w:rsidRDefault="001C61C0" w:rsidP="00013478">
      <w:pPr>
        <w:spacing w:after="0" w:line="240" w:lineRule="auto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color w:val="FF0000"/>
          <w:sz w:val="24"/>
          <w:szCs w:val="24"/>
        </w:rPr>
        <w:t>Shutterstock</w:t>
      </w:r>
      <w:proofErr w:type="spellEnd"/>
      <w:r w:rsidRPr="00687AE9">
        <w:rPr>
          <w:rFonts w:ascii="Arial" w:hAnsi="Arial" w:cs="Arial"/>
          <w:color w:val="FF0000"/>
          <w:sz w:val="24"/>
          <w:szCs w:val="24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7C6DF4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(2019).</w:t>
      </w:r>
    </w:p>
    <w:p w:rsidR="00857DE6" w:rsidRPr="00687AE9" w:rsidRDefault="00857DE6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E049B0" w:rsidRPr="00687AE9" w:rsidRDefault="00202E3F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SINESP Integração</w:t>
      </w:r>
      <w:r w:rsidR="00E049B0" w:rsidRPr="00687AE9">
        <w:rPr>
          <w:rFonts w:ascii="Arial" w:hAnsi="Arial" w:cs="Arial"/>
          <w:sz w:val="24"/>
          <w:szCs w:val="24"/>
        </w:rPr>
        <w:t xml:space="preserve"> se consolida como uma grande base de dados integrada às bases estaduais e federais por um serviço de </w:t>
      </w:r>
      <w:proofErr w:type="spellStart"/>
      <w:proofErr w:type="gramStart"/>
      <w:r w:rsidR="00E049B0" w:rsidRPr="00687AE9">
        <w:rPr>
          <w:rFonts w:ascii="Arial" w:hAnsi="Arial" w:cs="Arial"/>
          <w:i/>
          <w:sz w:val="24"/>
          <w:szCs w:val="24"/>
          <w:highlight w:val="cyan"/>
        </w:rPr>
        <w:t>webservice</w:t>
      </w:r>
      <w:proofErr w:type="spellEnd"/>
      <w:proofErr w:type="gramEnd"/>
      <w:r w:rsidR="00E049B0" w:rsidRPr="00687AE9">
        <w:rPr>
          <w:rFonts w:ascii="Arial" w:hAnsi="Arial" w:cs="Arial"/>
          <w:sz w:val="24"/>
          <w:szCs w:val="24"/>
        </w:rPr>
        <w:t xml:space="preserve"> (serviço na web).</w:t>
      </w:r>
    </w:p>
    <w:p w:rsidR="00E049B0" w:rsidRPr="00687AE9" w:rsidRDefault="00E049B0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&lt;Abrir Destaque&gt;</w:t>
      </w:r>
    </w:p>
    <w:p w:rsidR="00E049B0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color w:val="FF0000"/>
          <w:sz w:val="24"/>
          <w:szCs w:val="24"/>
        </w:rPr>
        <w:t>SINESP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Integração é uma espécie de “coração” do </w:t>
      </w:r>
      <w:r w:rsidR="005318B5" w:rsidRPr="00687AE9">
        <w:rPr>
          <w:rFonts w:ascii="Arial" w:hAnsi="Arial" w:cs="Arial"/>
          <w:color w:val="FF0000"/>
          <w:sz w:val="24"/>
          <w:szCs w:val="24"/>
        </w:rPr>
        <w:t>SINESP</w:t>
      </w:r>
      <w:r w:rsidRPr="00687AE9">
        <w:rPr>
          <w:rFonts w:ascii="Arial" w:hAnsi="Arial" w:cs="Arial"/>
          <w:color w:val="FF0000"/>
          <w:sz w:val="24"/>
          <w:szCs w:val="24"/>
        </w:rPr>
        <w:t>, pois é o módulo</w:t>
      </w:r>
      <w:r w:rsidR="00624E04" w:rsidRPr="00687AE9">
        <w:rPr>
          <w:rFonts w:ascii="Arial" w:hAnsi="Arial" w:cs="Arial"/>
          <w:color w:val="FF0000"/>
          <w:sz w:val="24"/>
          <w:szCs w:val="24"/>
        </w:rPr>
        <w:t>/sistema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responsável por consolidar a base nacional de informações</w:t>
      </w:r>
      <w:r w:rsidR="00E049B0" w:rsidRPr="00687AE9">
        <w:rPr>
          <w:rFonts w:ascii="Arial" w:hAnsi="Arial" w:cs="Arial"/>
          <w:color w:val="FF0000"/>
          <w:sz w:val="24"/>
          <w:szCs w:val="24"/>
        </w:rPr>
        <w:t>.</w:t>
      </w:r>
    </w:p>
    <w:p w:rsidR="00E049B0" w:rsidRPr="00687AE9" w:rsidRDefault="00E049B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:rsidR="007F0932" w:rsidRPr="00687AE9" w:rsidRDefault="00E049B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 SINE</w:t>
      </w:r>
      <w:r w:rsidR="007C6DF4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 xml:space="preserve">P integra em seu sistema a base de dados nacional </w:t>
      </w:r>
      <w:r w:rsidR="007F0932" w:rsidRPr="00687AE9">
        <w:rPr>
          <w:rFonts w:ascii="Arial" w:hAnsi="Arial" w:cs="Arial"/>
          <w:sz w:val="24"/>
          <w:szCs w:val="24"/>
        </w:rPr>
        <w:t>de interesse para segurança pública, replicando dados e informações de várias outras bases de dados, exatamente na forma em que foram produzidos.</w:t>
      </w:r>
    </w:p>
    <w:p w:rsidR="00454FFF" w:rsidRPr="00687AE9" w:rsidRDefault="00454FFF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DB1BDD" w:rsidRPr="00687AE9" w:rsidRDefault="00DB1BDD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&lt;H2&gt;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Estados </w:t>
      </w:r>
      <w:r w:rsidR="00F776E8" w:rsidRPr="00687AE9">
        <w:rPr>
          <w:rFonts w:ascii="Arial" w:hAnsi="Arial" w:cs="Arial"/>
          <w:b/>
          <w:sz w:val="24"/>
          <w:szCs w:val="24"/>
        </w:rPr>
        <w:t>e os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sistemas </w:t>
      </w:r>
      <w:r w:rsidR="00DB0319">
        <w:rPr>
          <w:rFonts w:ascii="Arial" w:hAnsi="Arial" w:cs="Arial"/>
          <w:b/>
          <w:sz w:val="24"/>
          <w:szCs w:val="24"/>
        </w:rPr>
        <w:t xml:space="preserve">de </w:t>
      </w:r>
      <w:r w:rsidR="007F0932" w:rsidRPr="00687AE9">
        <w:rPr>
          <w:rFonts w:ascii="Arial" w:hAnsi="Arial" w:cs="Arial"/>
          <w:b/>
          <w:sz w:val="24"/>
          <w:szCs w:val="24"/>
        </w:rPr>
        <w:t>dados nacionais</w:t>
      </w:r>
      <w:r w:rsidR="001C77AC" w:rsidRPr="00687AE9">
        <w:rPr>
          <w:rFonts w:ascii="Arial" w:hAnsi="Arial" w:cs="Arial"/>
          <w:b/>
          <w:sz w:val="24"/>
          <w:szCs w:val="24"/>
        </w:rPr>
        <w:t xml:space="preserve"> do S</w:t>
      </w:r>
      <w:r w:rsidR="00F776E8" w:rsidRPr="00687AE9">
        <w:rPr>
          <w:rFonts w:ascii="Arial" w:hAnsi="Arial" w:cs="Arial"/>
          <w:b/>
          <w:sz w:val="24"/>
          <w:szCs w:val="24"/>
        </w:rPr>
        <w:t>INESP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&lt;/H2&gt;</w:t>
      </w:r>
    </w:p>
    <w:p w:rsidR="001C77AC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 SENASP</w:t>
      </w:r>
      <w:r w:rsidR="00DB031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durante a prática de coleta de dados 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JC, </w:t>
      </w:r>
      <w:r w:rsidR="00F776E8" w:rsidRPr="00687AE9">
        <w:rPr>
          <w:rFonts w:ascii="Arial" w:hAnsi="Arial" w:cs="Arial"/>
          <w:sz w:val="24"/>
          <w:szCs w:val="24"/>
        </w:rPr>
        <w:t>constatou</w:t>
      </w:r>
      <w:r w:rsidRPr="00687AE9">
        <w:rPr>
          <w:rFonts w:ascii="Arial" w:hAnsi="Arial" w:cs="Arial"/>
          <w:sz w:val="24"/>
          <w:szCs w:val="24"/>
        </w:rPr>
        <w:t xml:space="preserve"> a dificuldade de alguns </w:t>
      </w:r>
      <w:r w:rsidR="00DB0319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stados no preenchimento desses dados. Em alguns casos, tinham </w:t>
      </w:r>
      <w:r w:rsidR="00BC75B0" w:rsidRPr="00687AE9">
        <w:rPr>
          <w:rFonts w:ascii="Arial" w:hAnsi="Arial" w:cs="Arial"/>
          <w:sz w:val="24"/>
          <w:szCs w:val="24"/>
        </w:rPr>
        <w:t>que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E049B0" w:rsidRPr="00687AE9">
        <w:rPr>
          <w:rFonts w:ascii="Arial" w:hAnsi="Arial" w:cs="Arial"/>
          <w:sz w:val="24"/>
          <w:szCs w:val="24"/>
        </w:rPr>
        <w:t xml:space="preserve">depurar, ou seja, </w:t>
      </w:r>
      <w:r w:rsidR="001C77AC" w:rsidRPr="00687AE9">
        <w:rPr>
          <w:rFonts w:ascii="Arial" w:hAnsi="Arial" w:cs="Arial"/>
          <w:sz w:val="24"/>
          <w:szCs w:val="24"/>
        </w:rPr>
        <w:t>limpar</w:t>
      </w:r>
      <w:r w:rsidR="00E049B0" w:rsidRPr="00687AE9">
        <w:rPr>
          <w:rFonts w:ascii="Arial" w:hAnsi="Arial" w:cs="Arial"/>
          <w:sz w:val="24"/>
          <w:szCs w:val="24"/>
        </w:rPr>
        <w:t xml:space="preserve"> e</w:t>
      </w:r>
      <w:r w:rsidR="001C77AC" w:rsidRPr="00687AE9">
        <w:rPr>
          <w:rFonts w:ascii="Arial" w:hAnsi="Arial" w:cs="Arial"/>
          <w:sz w:val="24"/>
          <w:szCs w:val="24"/>
        </w:rPr>
        <w:t xml:space="preserve"> organizar</w:t>
      </w:r>
      <w:r w:rsidRPr="00687AE9">
        <w:rPr>
          <w:rFonts w:ascii="Arial" w:hAnsi="Arial" w:cs="Arial"/>
          <w:sz w:val="24"/>
          <w:szCs w:val="24"/>
        </w:rPr>
        <w:t xml:space="preserve"> os arquivos, registro por registro, para preencherem as tabelas no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JC, </w:t>
      </w:r>
      <w:r w:rsidR="00202E3F">
        <w:rPr>
          <w:rFonts w:ascii="Arial" w:hAnsi="Arial" w:cs="Arial"/>
          <w:sz w:val="24"/>
          <w:szCs w:val="24"/>
        </w:rPr>
        <w:t>visto que não era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624E04" w:rsidRPr="00687AE9">
        <w:rPr>
          <w:rFonts w:ascii="Arial" w:hAnsi="Arial" w:cs="Arial"/>
          <w:sz w:val="24"/>
          <w:szCs w:val="24"/>
        </w:rPr>
        <w:t xml:space="preserve">possível fazer </w:t>
      </w:r>
      <w:r w:rsidRPr="00687AE9">
        <w:rPr>
          <w:rFonts w:ascii="Arial" w:hAnsi="Arial" w:cs="Arial"/>
          <w:sz w:val="24"/>
          <w:szCs w:val="24"/>
        </w:rPr>
        <w:t xml:space="preserve">a extração direta </w:t>
      </w:r>
      <w:r w:rsidR="00E049B0" w:rsidRPr="00687AE9">
        <w:rPr>
          <w:rFonts w:ascii="Arial" w:hAnsi="Arial" w:cs="Arial"/>
          <w:sz w:val="24"/>
          <w:szCs w:val="24"/>
        </w:rPr>
        <w:t xml:space="preserve">e </w:t>
      </w:r>
      <w:r w:rsidR="000D0F11" w:rsidRPr="00687AE9">
        <w:rPr>
          <w:rFonts w:ascii="Arial" w:hAnsi="Arial" w:cs="Arial"/>
          <w:sz w:val="24"/>
          <w:szCs w:val="24"/>
        </w:rPr>
        <w:t xml:space="preserve">automática de dados </w:t>
      </w:r>
      <w:r w:rsidRPr="00687AE9">
        <w:rPr>
          <w:rFonts w:ascii="Arial" w:hAnsi="Arial" w:cs="Arial"/>
          <w:sz w:val="24"/>
          <w:szCs w:val="24"/>
        </w:rPr>
        <w:t>de seus sistemas</w:t>
      </w:r>
      <w:r w:rsidR="000D0F11" w:rsidRPr="00687AE9">
        <w:rPr>
          <w:rFonts w:ascii="Arial" w:hAnsi="Arial" w:cs="Arial"/>
          <w:sz w:val="24"/>
          <w:szCs w:val="24"/>
        </w:rPr>
        <w:t xml:space="preserve">, já </w:t>
      </w:r>
      <w:r w:rsidR="000D0F11" w:rsidRPr="00687AE9">
        <w:rPr>
          <w:rFonts w:ascii="Arial" w:hAnsi="Arial" w:cs="Arial"/>
          <w:sz w:val="24"/>
          <w:szCs w:val="24"/>
        </w:rPr>
        <w:lastRenderedPageBreak/>
        <w:t>que não seguiam uma padronização anterior ou já tinham seus dados organizados</w:t>
      </w:r>
      <w:r w:rsidRPr="00687AE9">
        <w:rPr>
          <w:rFonts w:ascii="Arial" w:hAnsi="Arial" w:cs="Arial"/>
          <w:sz w:val="24"/>
          <w:szCs w:val="24"/>
        </w:rPr>
        <w:t xml:space="preserve">. </w:t>
      </w:r>
    </w:p>
    <w:p w:rsidR="00986A2E" w:rsidRDefault="00E049B0" w:rsidP="00013478">
      <w:pPr>
        <w:spacing w:after="0" w:line="360" w:lineRule="auto"/>
        <w:ind w:right="11"/>
        <w:contextualSpacing/>
        <w:jc w:val="both"/>
        <w:rPr>
          <w:ins w:id="88" w:author="SEAD" w:date="2019-12-09T15:40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Des</w:t>
      </w:r>
      <w:r w:rsidR="007701B7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a forma, constatou-se que p</w:t>
      </w:r>
      <w:r w:rsidR="007F0932" w:rsidRPr="00687AE9">
        <w:rPr>
          <w:rFonts w:ascii="Arial" w:hAnsi="Arial" w:cs="Arial"/>
          <w:sz w:val="24"/>
          <w:szCs w:val="24"/>
        </w:rPr>
        <w:t>ara es</w:t>
      </w:r>
      <w:r w:rsidR="00F8775E">
        <w:rPr>
          <w:rFonts w:ascii="Arial" w:hAnsi="Arial" w:cs="Arial"/>
          <w:sz w:val="24"/>
          <w:szCs w:val="24"/>
        </w:rPr>
        <w:t>s</w:t>
      </w:r>
      <w:r w:rsidR="007F0932" w:rsidRPr="00687AE9">
        <w:rPr>
          <w:rFonts w:ascii="Arial" w:hAnsi="Arial" w:cs="Arial"/>
          <w:sz w:val="24"/>
          <w:szCs w:val="24"/>
        </w:rPr>
        <w:t>es</w:t>
      </w:r>
      <w:r w:rsidR="000D0F11" w:rsidRPr="00687AE9">
        <w:rPr>
          <w:rFonts w:ascii="Arial" w:hAnsi="Arial" w:cs="Arial"/>
          <w:sz w:val="24"/>
          <w:szCs w:val="24"/>
        </w:rPr>
        <w:t xml:space="preserve"> </w:t>
      </w:r>
      <w:r w:rsidR="00DB0319">
        <w:rPr>
          <w:rFonts w:ascii="Arial" w:hAnsi="Arial" w:cs="Arial"/>
          <w:sz w:val="24"/>
          <w:szCs w:val="24"/>
        </w:rPr>
        <w:t>e</w:t>
      </w:r>
      <w:r w:rsidR="00DB0319" w:rsidRPr="00687AE9">
        <w:rPr>
          <w:rFonts w:ascii="Arial" w:hAnsi="Arial" w:cs="Arial"/>
          <w:sz w:val="24"/>
          <w:szCs w:val="24"/>
        </w:rPr>
        <w:t>stados</w:t>
      </w:r>
      <w:r w:rsidR="000D0F11" w:rsidRPr="00687AE9">
        <w:rPr>
          <w:rFonts w:ascii="Arial" w:hAnsi="Arial" w:cs="Arial"/>
          <w:sz w:val="24"/>
          <w:szCs w:val="24"/>
        </w:rPr>
        <w:t xml:space="preserve"> seria</w:t>
      </w:r>
      <w:r w:rsidR="007F0932" w:rsidRPr="00687AE9">
        <w:rPr>
          <w:rFonts w:ascii="Arial" w:hAnsi="Arial" w:cs="Arial"/>
          <w:sz w:val="24"/>
          <w:szCs w:val="24"/>
        </w:rPr>
        <w:t xml:space="preserve"> mais difícil </w:t>
      </w:r>
      <w:r w:rsidR="000D0F11" w:rsidRPr="00687AE9">
        <w:rPr>
          <w:rFonts w:ascii="Arial" w:hAnsi="Arial" w:cs="Arial"/>
          <w:sz w:val="24"/>
          <w:szCs w:val="24"/>
        </w:rPr>
        <w:t xml:space="preserve">preencher </w:t>
      </w:r>
      <w:r w:rsidR="007F0932" w:rsidRPr="00687AE9">
        <w:rPr>
          <w:rFonts w:ascii="Arial" w:hAnsi="Arial" w:cs="Arial"/>
          <w:sz w:val="24"/>
          <w:szCs w:val="24"/>
        </w:rPr>
        <w:t xml:space="preserve">os campos mínimos do boletim de ocorrência </w:t>
      </w:r>
      <w:r w:rsidR="000D0F11" w:rsidRPr="00687AE9">
        <w:rPr>
          <w:rFonts w:ascii="Arial" w:hAnsi="Arial" w:cs="Arial"/>
          <w:sz w:val="24"/>
          <w:szCs w:val="24"/>
        </w:rPr>
        <w:t xml:space="preserve">padronizados </w:t>
      </w:r>
      <w:r w:rsidR="007F0932" w:rsidRPr="00687AE9">
        <w:rPr>
          <w:rFonts w:ascii="Arial" w:hAnsi="Arial" w:cs="Arial"/>
          <w:sz w:val="24"/>
          <w:szCs w:val="24"/>
        </w:rPr>
        <w:t>nacionalmente</w:t>
      </w:r>
      <w:r w:rsidR="000D0F11" w:rsidRPr="00687AE9">
        <w:rPr>
          <w:rFonts w:ascii="Arial" w:hAnsi="Arial" w:cs="Arial"/>
          <w:sz w:val="24"/>
          <w:szCs w:val="24"/>
        </w:rPr>
        <w:t xml:space="preserve"> pelo S</w:t>
      </w:r>
      <w:r w:rsidRPr="00687AE9">
        <w:rPr>
          <w:rFonts w:ascii="Arial" w:hAnsi="Arial" w:cs="Arial"/>
          <w:sz w:val="24"/>
          <w:szCs w:val="24"/>
        </w:rPr>
        <w:t>INESP</w:t>
      </w:r>
      <w:r w:rsidR="007F0932" w:rsidRPr="00687AE9">
        <w:rPr>
          <w:rFonts w:ascii="Arial" w:hAnsi="Arial" w:cs="Arial"/>
          <w:sz w:val="24"/>
          <w:szCs w:val="24"/>
        </w:rPr>
        <w:t xml:space="preserve">, inclusive </w:t>
      </w:r>
      <w:r w:rsidR="000D0F11" w:rsidRPr="00687AE9">
        <w:rPr>
          <w:rFonts w:ascii="Arial" w:hAnsi="Arial" w:cs="Arial"/>
          <w:sz w:val="24"/>
          <w:szCs w:val="24"/>
        </w:rPr>
        <w:t>seria necessário inserir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>metadados</w:t>
      </w:r>
      <w:r w:rsidR="000D0F11" w:rsidRPr="00687AE9">
        <w:rPr>
          <w:rFonts w:ascii="Arial" w:hAnsi="Arial" w:cs="Arial"/>
          <w:sz w:val="24"/>
          <w:szCs w:val="24"/>
        </w:rPr>
        <w:t xml:space="preserve"> para explicar melhor os dados já existente</w:t>
      </w:r>
      <w:r w:rsidR="00986A2E" w:rsidRPr="00687AE9">
        <w:rPr>
          <w:rFonts w:ascii="Arial" w:hAnsi="Arial" w:cs="Arial"/>
          <w:sz w:val="24"/>
          <w:szCs w:val="24"/>
        </w:rPr>
        <w:t xml:space="preserve">s.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986A2E" w:rsidRPr="00687AE9" w:rsidRDefault="00986A2E" w:rsidP="00986A2E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>&lt;Abrir Glossário&gt;</w:t>
      </w:r>
    </w:p>
    <w:p w:rsidR="00986A2E" w:rsidRPr="00687AE9" w:rsidRDefault="00986A2E" w:rsidP="00986A2E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São os dados de outros dados, ou seja, são informações que acrescem aos dados e que têm como objetivo informar-nos sobre eles para tornar mais fácil a sua organização. Exemplos: </w:t>
      </w:r>
      <w:r w:rsidR="007701B7">
        <w:rPr>
          <w:rFonts w:ascii="Arial" w:hAnsi="Arial" w:cs="Arial"/>
          <w:color w:val="538135" w:themeColor="accent6" w:themeShade="BF"/>
          <w:sz w:val="24"/>
          <w:szCs w:val="24"/>
        </w:rPr>
        <w:t>d</w:t>
      </w:r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ata e hora em que foram feitas as ligações, </w:t>
      </w:r>
      <w:r w:rsidRPr="002C21CC">
        <w:rPr>
          <w:rFonts w:ascii="Arial" w:hAnsi="Arial" w:cs="Arial"/>
          <w:i/>
          <w:color w:val="538135" w:themeColor="accent6" w:themeShade="BF"/>
          <w:sz w:val="24"/>
          <w:szCs w:val="24"/>
          <w:highlight w:val="cyan"/>
        </w:rPr>
        <w:t>e</w:t>
      </w:r>
      <w:r w:rsidR="00DB0319" w:rsidRPr="002C21CC">
        <w:rPr>
          <w:rFonts w:ascii="Arial" w:hAnsi="Arial" w:cs="Arial"/>
          <w:i/>
          <w:color w:val="538135" w:themeColor="accent6" w:themeShade="BF"/>
          <w:sz w:val="24"/>
          <w:szCs w:val="24"/>
          <w:highlight w:val="cyan"/>
        </w:rPr>
        <w:t>-</w:t>
      </w:r>
      <w:r w:rsidRPr="002C21CC">
        <w:rPr>
          <w:rFonts w:ascii="Arial" w:hAnsi="Arial" w:cs="Arial"/>
          <w:i/>
          <w:color w:val="538135" w:themeColor="accent6" w:themeShade="BF"/>
          <w:sz w:val="24"/>
          <w:szCs w:val="24"/>
          <w:highlight w:val="cyan"/>
        </w:rPr>
        <w:t>mails</w:t>
      </w:r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, arquivos e fotos; </w:t>
      </w:r>
      <w:r w:rsidR="00DB0319">
        <w:rPr>
          <w:rFonts w:ascii="Arial" w:hAnsi="Arial" w:cs="Arial"/>
          <w:color w:val="538135" w:themeColor="accent6" w:themeShade="BF"/>
          <w:sz w:val="24"/>
          <w:szCs w:val="24"/>
        </w:rPr>
        <w:t>i</w:t>
      </w:r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nformações do aparelho celular que você está usando, entre outros. Fonte: </w:t>
      </w:r>
      <w:proofErr w:type="spellStart"/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>Safer</w:t>
      </w:r>
      <w:proofErr w:type="spellEnd"/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 Net (2019).</w:t>
      </w:r>
    </w:p>
    <w:p w:rsidR="00986A2E" w:rsidRDefault="00986A2E" w:rsidP="00986A2E">
      <w:pPr>
        <w:spacing w:after="0" w:line="360" w:lineRule="auto"/>
        <w:ind w:right="11"/>
        <w:contextualSpacing/>
        <w:jc w:val="both"/>
        <w:rPr>
          <w:ins w:id="89" w:author="SEAD" w:date="2019-12-09T15:40:00Z"/>
          <w:rFonts w:ascii="Arial" w:hAnsi="Arial" w:cs="Arial"/>
          <w:b/>
          <w:color w:val="538135" w:themeColor="accent6" w:themeShade="BF"/>
          <w:sz w:val="24"/>
          <w:szCs w:val="24"/>
        </w:rPr>
      </w:pPr>
      <w:r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>&lt;Fechar Glossário&gt;</w:t>
      </w:r>
    </w:p>
    <w:p w:rsidR="00540831" w:rsidRPr="00687AE9" w:rsidRDefault="00540831" w:rsidP="00986A2E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</w:p>
    <w:p w:rsidR="006709FE" w:rsidRDefault="00986A2E" w:rsidP="00013478">
      <w:pPr>
        <w:spacing w:after="0" w:line="360" w:lineRule="auto"/>
        <w:ind w:right="11"/>
        <w:contextualSpacing/>
        <w:jc w:val="both"/>
        <w:rPr>
          <w:ins w:id="90" w:author="SEAD" w:date="2019-12-09T15:40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Ou mesmo, </w:t>
      </w:r>
      <w:r w:rsidR="00BC75B0" w:rsidRPr="00687AE9">
        <w:rPr>
          <w:rFonts w:ascii="Arial" w:hAnsi="Arial" w:cs="Arial"/>
          <w:sz w:val="24"/>
          <w:szCs w:val="24"/>
        </w:rPr>
        <w:t xml:space="preserve">como </w:t>
      </w:r>
      <w:r w:rsidR="000D0F11" w:rsidRPr="00687AE9">
        <w:rPr>
          <w:rFonts w:ascii="Arial" w:hAnsi="Arial" w:cs="Arial"/>
          <w:sz w:val="24"/>
          <w:szCs w:val="24"/>
        </w:rPr>
        <w:t>inserir o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0932"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>georreferenciamento</w:t>
      </w:r>
      <w:proofErr w:type="spellEnd"/>
      <w:r w:rsidR="007F0932"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de ocorrências policiais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>do local da ocorrência</w:t>
      </w:r>
      <w:r w:rsidR="000D0F11" w:rsidRPr="00687AE9">
        <w:rPr>
          <w:rFonts w:ascii="Arial" w:hAnsi="Arial" w:cs="Arial"/>
          <w:sz w:val="24"/>
          <w:szCs w:val="24"/>
        </w:rPr>
        <w:t xml:space="preserve"> de um delito</w:t>
      </w:r>
      <w:r w:rsidR="007F0932" w:rsidRPr="00687AE9">
        <w:rPr>
          <w:rFonts w:ascii="Arial" w:hAnsi="Arial" w:cs="Arial"/>
          <w:sz w:val="24"/>
          <w:szCs w:val="24"/>
        </w:rPr>
        <w:t>.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986A2E" w:rsidRPr="00687AE9" w:rsidRDefault="00986A2E" w:rsidP="00986A2E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>&lt;Abrir Glossário&gt;</w:t>
      </w:r>
    </w:p>
    <w:p w:rsidR="006F4473" w:rsidRPr="00687AE9" w:rsidRDefault="00986A2E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Envolve a </w:t>
      </w:r>
      <w:r w:rsidR="006F4473" w:rsidRPr="00687AE9">
        <w:rPr>
          <w:rFonts w:ascii="Arial" w:hAnsi="Arial" w:cs="Arial"/>
          <w:color w:val="538135" w:themeColor="accent6" w:themeShade="BF"/>
          <w:sz w:val="24"/>
          <w:szCs w:val="24"/>
        </w:rPr>
        <w:t>defini</w:t>
      </w:r>
      <w:r w:rsidRPr="00687AE9">
        <w:rPr>
          <w:rFonts w:ascii="Arial" w:hAnsi="Arial" w:cs="Arial"/>
          <w:color w:val="538135" w:themeColor="accent6" w:themeShade="BF"/>
          <w:sz w:val="24"/>
          <w:szCs w:val="24"/>
        </w:rPr>
        <w:t>ção da</w:t>
      </w:r>
      <w:r w:rsidR="006F4473" w:rsidRPr="00687AE9">
        <w:rPr>
          <w:rFonts w:ascii="Arial" w:hAnsi="Arial" w:cs="Arial"/>
          <w:color w:val="538135" w:themeColor="accent6" w:themeShade="BF"/>
          <w:sz w:val="24"/>
          <w:szCs w:val="24"/>
        </w:rPr>
        <w:t xml:space="preserve"> forma, dimensão e localização das ocorrências criminais por meio de métodos e ferramentas tecnológicas que permitam o levantamento des</w:t>
      </w:r>
      <w:r w:rsidR="00343061">
        <w:rPr>
          <w:rFonts w:ascii="Arial" w:hAnsi="Arial" w:cs="Arial"/>
          <w:color w:val="538135" w:themeColor="accent6" w:themeShade="BF"/>
          <w:sz w:val="24"/>
          <w:szCs w:val="24"/>
        </w:rPr>
        <w:t>s</w:t>
      </w:r>
      <w:r w:rsidR="006F4473" w:rsidRPr="00687AE9">
        <w:rPr>
          <w:rFonts w:ascii="Arial" w:hAnsi="Arial" w:cs="Arial"/>
          <w:color w:val="538135" w:themeColor="accent6" w:themeShade="BF"/>
          <w:sz w:val="24"/>
          <w:szCs w:val="24"/>
        </w:rPr>
        <w:t>as informações.</w:t>
      </w:r>
    </w:p>
    <w:p w:rsidR="006709FE" w:rsidRDefault="006709FE" w:rsidP="00590711">
      <w:pPr>
        <w:spacing w:after="0" w:line="360" w:lineRule="auto"/>
        <w:ind w:right="11"/>
        <w:contextualSpacing/>
        <w:jc w:val="both"/>
        <w:rPr>
          <w:ins w:id="91" w:author="SEAD" w:date="2019-12-09T15:40:00Z"/>
          <w:rFonts w:ascii="Arial" w:hAnsi="Arial" w:cs="Arial"/>
          <w:b/>
          <w:color w:val="538135" w:themeColor="accent6" w:themeShade="BF"/>
          <w:sz w:val="24"/>
          <w:szCs w:val="24"/>
        </w:rPr>
      </w:pPr>
      <w:r w:rsidRPr="00687AE9">
        <w:rPr>
          <w:rFonts w:ascii="Arial" w:hAnsi="Arial" w:cs="Arial"/>
          <w:b/>
          <w:color w:val="538135" w:themeColor="accent6" w:themeShade="BF"/>
          <w:sz w:val="24"/>
          <w:szCs w:val="24"/>
        </w:rPr>
        <w:t>&lt;Fechar Glossário&gt;</w:t>
      </w:r>
    </w:p>
    <w:p w:rsidR="00540831" w:rsidRPr="00687AE9" w:rsidRDefault="00540831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</w:p>
    <w:p w:rsidR="007F0932" w:rsidRPr="00687AE9" w:rsidRDefault="00986A2E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Por conta disso, s</w:t>
      </w:r>
      <w:r w:rsidR="006709FE" w:rsidRPr="00687AE9">
        <w:rPr>
          <w:rFonts w:ascii="Arial" w:hAnsi="Arial" w:cs="Arial"/>
          <w:sz w:val="24"/>
          <w:szCs w:val="24"/>
        </w:rPr>
        <w:t>e</w:t>
      </w:r>
      <w:r w:rsidR="007F0932" w:rsidRPr="00687AE9">
        <w:rPr>
          <w:rFonts w:ascii="Arial" w:hAnsi="Arial" w:cs="Arial"/>
          <w:sz w:val="24"/>
          <w:szCs w:val="24"/>
        </w:rPr>
        <w:t xml:space="preserve">ria um esforço dispendioso, principalmente </w:t>
      </w:r>
      <w:r w:rsidR="001F345B" w:rsidRPr="00687AE9">
        <w:rPr>
          <w:rFonts w:ascii="Arial" w:hAnsi="Arial" w:cs="Arial"/>
          <w:sz w:val="24"/>
          <w:szCs w:val="24"/>
        </w:rPr>
        <w:t xml:space="preserve">aos </w:t>
      </w:r>
      <w:r w:rsidR="00DB0319">
        <w:rPr>
          <w:rFonts w:ascii="Arial" w:hAnsi="Arial" w:cs="Arial"/>
          <w:sz w:val="24"/>
          <w:szCs w:val="24"/>
        </w:rPr>
        <w:t>e</w:t>
      </w:r>
      <w:r w:rsidR="007F0932" w:rsidRPr="00687AE9">
        <w:rPr>
          <w:rFonts w:ascii="Arial" w:hAnsi="Arial" w:cs="Arial"/>
          <w:sz w:val="24"/>
          <w:szCs w:val="24"/>
        </w:rPr>
        <w:t xml:space="preserve">stados que </w:t>
      </w:r>
      <w:r w:rsidR="001F345B" w:rsidRPr="00687AE9">
        <w:rPr>
          <w:rFonts w:ascii="Arial" w:hAnsi="Arial" w:cs="Arial"/>
          <w:sz w:val="24"/>
          <w:szCs w:val="24"/>
        </w:rPr>
        <w:t xml:space="preserve">tinham </w:t>
      </w:r>
      <w:r w:rsidR="007F0932" w:rsidRPr="00687AE9">
        <w:rPr>
          <w:rFonts w:ascii="Arial" w:hAnsi="Arial" w:cs="Arial"/>
          <w:sz w:val="24"/>
          <w:szCs w:val="24"/>
        </w:rPr>
        <w:t>limitações orçamentárias</w:t>
      </w:r>
      <w:r w:rsidR="00F1287E" w:rsidRPr="00687AE9">
        <w:rPr>
          <w:rFonts w:ascii="Arial" w:hAnsi="Arial" w:cs="Arial"/>
          <w:sz w:val="24"/>
          <w:szCs w:val="24"/>
        </w:rPr>
        <w:t xml:space="preserve">, </w:t>
      </w:r>
      <w:r w:rsidR="00680D78" w:rsidRPr="00687AE9">
        <w:rPr>
          <w:rFonts w:ascii="Arial" w:hAnsi="Arial" w:cs="Arial"/>
          <w:sz w:val="24"/>
          <w:szCs w:val="24"/>
        </w:rPr>
        <w:t xml:space="preserve">de pessoal e </w:t>
      </w:r>
      <w:r w:rsidR="001F345B" w:rsidRPr="00687AE9">
        <w:rPr>
          <w:rFonts w:ascii="Arial" w:hAnsi="Arial" w:cs="Arial"/>
          <w:sz w:val="24"/>
          <w:szCs w:val="24"/>
        </w:rPr>
        <w:t>que não tinham</w:t>
      </w:r>
      <w:r w:rsidR="00680D78" w:rsidRPr="00687AE9">
        <w:rPr>
          <w:rFonts w:ascii="Arial" w:hAnsi="Arial" w:cs="Arial"/>
          <w:sz w:val="24"/>
          <w:szCs w:val="24"/>
        </w:rPr>
        <w:t xml:space="preserve"> </w:t>
      </w:r>
      <w:r w:rsidR="001F345B" w:rsidRPr="00687AE9">
        <w:rPr>
          <w:rFonts w:ascii="Arial" w:hAnsi="Arial" w:cs="Arial"/>
          <w:sz w:val="24"/>
          <w:szCs w:val="24"/>
        </w:rPr>
        <w:t>uma padronização prévia de informações</w:t>
      </w:r>
      <w:r w:rsidR="00680D78" w:rsidRPr="00687AE9">
        <w:rPr>
          <w:rFonts w:ascii="Arial" w:hAnsi="Arial" w:cs="Arial"/>
          <w:sz w:val="24"/>
          <w:szCs w:val="24"/>
        </w:rPr>
        <w:t xml:space="preserve">, </w:t>
      </w:r>
      <w:r w:rsidR="00F1287E" w:rsidRPr="00687AE9">
        <w:rPr>
          <w:rFonts w:ascii="Arial" w:hAnsi="Arial" w:cs="Arial"/>
          <w:sz w:val="24"/>
          <w:szCs w:val="24"/>
        </w:rPr>
        <w:t>pois teriam que</w:t>
      </w:r>
      <w:r w:rsidR="00680D78" w:rsidRPr="00687AE9">
        <w:rPr>
          <w:rFonts w:ascii="Arial" w:hAnsi="Arial" w:cs="Arial"/>
          <w:sz w:val="24"/>
          <w:szCs w:val="24"/>
        </w:rPr>
        <w:t xml:space="preserve"> enfrentar um desafio e custos maiores para se adequar </w:t>
      </w:r>
      <w:r w:rsidR="00DB0319">
        <w:rPr>
          <w:rFonts w:ascii="Arial" w:hAnsi="Arial" w:cs="Arial"/>
          <w:sz w:val="24"/>
          <w:szCs w:val="24"/>
        </w:rPr>
        <w:t>à</w:t>
      </w:r>
      <w:r w:rsidR="00680D78" w:rsidRPr="00687AE9">
        <w:rPr>
          <w:rFonts w:ascii="Arial" w:hAnsi="Arial" w:cs="Arial"/>
          <w:sz w:val="24"/>
          <w:szCs w:val="24"/>
        </w:rPr>
        <w:t xml:space="preserve"> padronização nacional.</w:t>
      </w:r>
    </w:p>
    <w:p w:rsidR="00614C91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Em outros casos, alguns </w:t>
      </w:r>
      <w:r w:rsidR="00DB0319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stados </w:t>
      </w:r>
      <w:r w:rsidR="00614C91" w:rsidRPr="00687AE9">
        <w:rPr>
          <w:rFonts w:ascii="Arial" w:hAnsi="Arial" w:cs="Arial"/>
          <w:sz w:val="24"/>
          <w:szCs w:val="24"/>
        </w:rPr>
        <w:t xml:space="preserve">já </w:t>
      </w:r>
      <w:r w:rsidRPr="00687AE9">
        <w:rPr>
          <w:rFonts w:ascii="Arial" w:hAnsi="Arial" w:cs="Arial"/>
          <w:sz w:val="24"/>
          <w:szCs w:val="24"/>
        </w:rPr>
        <w:t xml:space="preserve">utilizavam sistemas que atendiam </w:t>
      </w:r>
      <w:r w:rsidR="00F557BC">
        <w:rPr>
          <w:rFonts w:ascii="Arial" w:hAnsi="Arial" w:cs="Arial"/>
          <w:sz w:val="24"/>
          <w:szCs w:val="24"/>
        </w:rPr>
        <w:t>à</w:t>
      </w:r>
      <w:r w:rsidR="00F1287E" w:rsidRPr="00687AE9">
        <w:rPr>
          <w:rFonts w:ascii="Arial" w:hAnsi="Arial" w:cs="Arial"/>
          <w:sz w:val="24"/>
          <w:szCs w:val="24"/>
        </w:rPr>
        <w:t xml:space="preserve">s </w:t>
      </w:r>
      <w:r w:rsidRPr="00687AE9">
        <w:rPr>
          <w:rFonts w:ascii="Arial" w:hAnsi="Arial" w:cs="Arial"/>
          <w:sz w:val="24"/>
          <w:szCs w:val="24"/>
        </w:rPr>
        <w:t>suas necessidades</w:t>
      </w:r>
      <w:r w:rsidR="00DB0319">
        <w:rPr>
          <w:rFonts w:ascii="Arial" w:hAnsi="Arial" w:cs="Arial"/>
          <w:sz w:val="24"/>
          <w:szCs w:val="24"/>
        </w:rPr>
        <w:t>. N</w:t>
      </w:r>
      <w:r w:rsidR="00F1287E" w:rsidRPr="00687AE9">
        <w:rPr>
          <w:rFonts w:ascii="Arial" w:hAnsi="Arial" w:cs="Arial"/>
          <w:sz w:val="24"/>
          <w:szCs w:val="24"/>
        </w:rPr>
        <w:t>o entanto</w:t>
      </w:r>
      <w:r w:rsidR="00DB0319">
        <w:rPr>
          <w:rFonts w:ascii="Arial" w:hAnsi="Arial" w:cs="Arial"/>
          <w:sz w:val="24"/>
          <w:szCs w:val="24"/>
        </w:rPr>
        <w:t>,</w:t>
      </w:r>
      <w:r w:rsidR="00F1287E" w:rsidRPr="00687AE9">
        <w:rPr>
          <w:rFonts w:ascii="Arial" w:hAnsi="Arial" w:cs="Arial"/>
          <w:sz w:val="24"/>
          <w:szCs w:val="24"/>
        </w:rPr>
        <w:t xml:space="preserve"> </w:t>
      </w:r>
      <w:r w:rsidR="00F8775E" w:rsidRPr="00687AE9">
        <w:rPr>
          <w:rFonts w:ascii="Arial" w:hAnsi="Arial" w:cs="Arial"/>
          <w:sz w:val="24"/>
          <w:szCs w:val="24"/>
        </w:rPr>
        <w:t>es</w:t>
      </w:r>
      <w:r w:rsidR="00F8775E">
        <w:rPr>
          <w:rFonts w:ascii="Arial" w:hAnsi="Arial" w:cs="Arial"/>
          <w:sz w:val="24"/>
          <w:szCs w:val="24"/>
        </w:rPr>
        <w:t>s</w:t>
      </w:r>
      <w:r w:rsidR="00F8775E" w:rsidRPr="00687AE9">
        <w:rPr>
          <w:rFonts w:ascii="Arial" w:hAnsi="Arial" w:cs="Arial"/>
          <w:sz w:val="24"/>
          <w:szCs w:val="24"/>
        </w:rPr>
        <w:t xml:space="preserve">es </w:t>
      </w:r>
      <w:r w:rsidR="00F1287E" w:rsidRPr="00687AE9">
        <w:rPr>
          <w:rFonts w:ascii="Arial" w:hAnsi="Arial" w:cs="Arial"/>
          <w:sz w:val="24"/>
          <w:szCs w:val="24"/>
        </w:rPr>
        <w:t>sistemas eram contratados de empresas privadas</w:t>
      </w:r>
      <w:r w:rsidRPr="00687AE9">
        <w:rPr>
          <w:rFonts w:ascii="Arial" w:hAnsi="Arial" w:cs="Arial"/>
          <w:sz w:val="24"/>
          <w:szCs w:val="24"/>
        </w:rPr>
        <w:t xml:space="preserve">. </w:t>
      </w:r>
    </w:p>
    <w:p w:rsidR="00986A2E" w:rsidRDefault="007F0932" w:rsidP="00013478">
      <w:pPr>
        <w:spacing w:after="0" w:line="360" w:lineRule="auto"/>
        <w:ind w:right="11"/>
        <w:contextualSpacing/>
        <w:jc w:val="both"/>
        <w:rPr>
          <w:ins w:id="92" w:author="SEAD" w:date="2019-12-09T15:40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Nessas situações, cada customização do sistema ou mesmo a integração entre </w:t>
      </w:r>
      <w:r w:rsidR="00F1287E" w:rsidRPr="00687AE9">
        <w:rPr>
          <w:rFonts w:ascii="Arial" w:hAnsi="Arial" w:cs="Arial"/>
          <w:sz w:val="24"/>
          <w:szCs w:val="24"/>
        </w:rPr>
        <w:t>o sistema da</w:t>
      </w:r>
      <w:r w:rsidRPr="00687AE9">
        <w:rPr>
          <w:rFonts w:ascii="Arial" w:hAnsi="Arial" w:cs="Arial"/>
          <w:sz w:val="24"/>
          <w:szCs w:val="24"/>
        </w:rPr>
        <w:t xml:space="preserve"> base local e </w:t>
      </w:r>
      <w:r w:rsidR="00F1287E" w:rsidRPr="00687AE9">
        <w:rPr>
          <w:rFonts w:ascii="Arial" w:hAnsi="Arial" w:cs="Arial"/>
          <w:sz w:val="24"/>
          <w:szCs w:val="24"/>
        </w:rPr>
        <w:t>o da</w:t>
      </w:r>
      <w:r w:rsidRPr="00687AE9">
        <w:rPr>
          <w:rFonts w:ascii="Arial" w:hAnsi="Arial" w:cs="Arial"/>
          <w:sz w:val="24"/>
          <w:szCs w:val="24"/>
        </w:rPr>
        <w:t xml:space="preserve"> base nacional custava muito caro.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986A2E" w:rsidRPr="00687AE9" w:rsidRDefault="00986A2E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lastRenderedPageBreak/>
        <w:t>&lt;Abrir Destaque&gt;</w:t>
      </w:r>
    </w:p>
    <w:p w:rsidR="007F0932" w:rsidRPr="00687AE9" w:rsidRDefault="00986A2E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>Diante des</w:t>
      </w:r>
      <w:r w:rsidR="00F8775E">
        <w:rPr>
          <w:rFonts w:ascii="Arial" w:hAnsi="Arial" w:cs="Arial"/>
          <w:color w:val="FF0000"/>
          <w:sz w:val="24"/>
          <w:szCs w:val="24"/>
        </w:rPr>
        <w:t>s</w:t>
      </w:r>
      <w:r w:rsidRPr="00687AE9">
        <w:rPr>
          <w:rFonts w:ascii="Arial" w:hAnsi="Arial" w:cs="Arial"/>
          <w:color w:val="FF0000"/>
          <w:sz w:val="24"/>
          <w:szCs w:val="24"/>
        </w:rPr>
        <w:t>e cenário</w:t>
      </w:r>
      <w:r w:rsidR="00F1287E" w:rsidRPr="00687AE9">
        <w:rPr>
          <w:rFonts w:ascii="Arial" w:hAnsi="Arial" w:cs="Arial"/>
          <w:color w:val="FF0000"/>
          <w:sz w:val="24"/>
          <w:szCs w:val="24"/>
        </w:rPr>
        <w:t xml:space="preserve">, 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foram desenvolvidas duas grandes soluções que, desde a </w:t>
      </w:r>
      <w:r w:rsidR="009E13FA" w:rsidRPr="00687AE9">
        <w:rPr>
          <w:rFonts w:ascii="Arial" w:hAnsi="Arial" w:cs="Arial"/>
          <w:color w:val="FF0000"/>
          <w:sz w:val="24"/>
          <w:szCs w:val="24"/>
        </w:rPr>
        <w:t>criação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, se estruturaram conforme os padrões nacionais e sem custos para os </w:t>
      </w:r>
      <w:r w:rsidR="00DB0319">
        <w:rPr>
          <w:rFonts w:ascii="Arial" w:hAnsi="Arial" w:cs="Arial"/>
          <w:color w:val="FF0000"/>
          <w:sz w:val="24"/>
          <w:szCs w:val="24"/>
        </w:rPr>
        <w:t>e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stados que as adotaram: </w:t>
      </w:r>
      <w:proofErr w:type="gramStart"/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b/>
          <w:color w:val="FF0000"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color w:val="FF0000"/>
          <w:sz w:val="24"/>
          <w:szCs w:val="24"/>
        </w:rPr>
        <w:t xml:space="preserve"> PPE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– Procedimentos Policiais Eletrônicos, para as polícias civis, e o </w:t>
      </w:r>
      <w:r w:rsidR="005318B5" w:rsidRPr="00687AE9">
        <w:rPr>
          <w:rFonts w:ascii="Arial" w:hAnsi="Arial" w:cs="Arial"/>
          <w:b/>
          <w:color w:val="FF0000"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color w:val="FF0000"/>
          <w:sz w:val="24"/>
          <w:szCs w:val="24"/>
        </w:rPr>
        <w:t xml:space="preserve"> CAD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– Central de Atendimento e Despacho</w:t>
      </w:r>
      <w:proofErr w:type="gramEnd"/>
      <w:r w:rsidR="007F0932" w:rsidRPr="00687AE9">
        <w:rPr>
          <w:rFonts w:ascii="Arial" w:hAnsi="Arial" w:cs="Arial"/>
          <w:color w:val="FF0000"/>
          <w:sz w:val="24"/>
          <w:szCs w:val="24"/>
        </w:rPr>
        <w:t>, cujos principais usuários sãos as polícias militares.</w:t>
      </w:r>
    </w:p>
    <w:p w:rsidR="00986A2E" w:rsidRDefault="00986A2E" w:rsidP="00013478">
      <w:pPr>
        <w:spacing w:after="0" w:line="360" w:lineRule="auto"/>
        <w:ind w:right="11"/>
        <w:contextualSpacing/>
        <w:jc w:val="both"/>
        <w:rPr>
          <w:ins w:id="93" w:author="SEAD" w:date="2019-12-09T15:40:00Z"/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:rsidR="007F0932" w:rsidRPr="00687AE9" w:rsidRDefault="00F1287E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e modo, t</w:t>
      </w:r>
      <w:r w:rsidR="007F0932" w:rsidRPr="00687AE9">
        <w:rPr>
          <w:rFonts w:ascii="Arial" w:hAnsi="Arial" w:cs="Arial"/>
          <w:sz w:val="24"/>
          <w:szCs w:val="24"/>
        </w:rPr>
        <w:t>odo</w:t>
      </w:r>
      <w:r w:rsidRPr="00687AE9">
        <w:rPr>
          <w:rFonts w:ascii="Arial" w:hAnsi="Arial" w:cs="Arial"/>
          <w:sz w:val="24"/>
          <w:szCs w:val="24"/>
        </w:rPr>
        <w:t>s</w:t>
      </w:r>
      <w:r w:rsidR="007F0932" w:rsidRPr="00687AE9">
        <w:rPr>
          <w:rFonts w:ascii="Arial" w:hAnsi="Arial" w:cs="Arial"/>
          <w:sz w:val="24"/>
          <w:szCs w:val="24"/>
        </w:rPr>
        <w:t xml:space="preserve"> os dados produzidos tanto pelo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 PP</w:t>
      </w:r>
      <w:r w:rsidR="0088397D" w:rsidRPr="00687AE9">
        <w:rPr>
          <w:rFonts w:ascii="Arial" w:hAnsi="Arial" w:cs="Arial"/>
          <w:sz w:val="24"/>
          <w:szCs w:val="24"/>
        </w:rPr>
        <w:t>E</w:t>
      </w:r>
      <w:r w:rsidR="007F0932" w:rsidRPr="00687AE9">
        <w:rPr>
          <w:rFonts w:ascii="Arial" w:hAnsi="Arial" w:cs="Arial"/>
          <w:sz w:val="24"/>
          <w:szCs w:val="24"/>
        </w:rPr>
        <w:t xml:space="preserve"> quanto pelo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 CAD alimenta</w:t>
      </w:r>
      <w:r w:rsidR="001F345B" w:rsidRPr="00687AE9">
        <w:rPr>
          <w:rFonts w:ascii="Arial" w:hAnsi="Arial" w:cs="Arial"/>
          <w:sz w:val="24"/>
          <w:szCs w:val="24"/>
        </w:rPr>
        <w:t>va</w:t>
      </w:r>
      <w:r w:rsidR="007F0932" w:rsidRPr="00687AE9">
        <w:rPr>
          <w:rFonts w:ascii="Arial" w:hAnsi="Arial" w:cs="Arial"/>
          <w:sz w:val="24"/>
          <w:szCs w:val="24"/>
        </w:rPr>
        <w:t xml:space="preserve">m automaticamente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Integração</w:t>
      </w:r>
      <w:r w:rsidR="007F0932" w:rsidRPr="00687AE9">
        <w:rPr>
          <w:rFonts w:ascii="Arial" w:hAnsi="Arial" w:cs="Arial"/>
          <w:sz w:val="24"/>
          <w:szCs w:val="24"/>
        </w:rPr>
        <w:t>, gerando uma base de dados</w:t>
      </w:r>
      <w:r w:rsidR="00986A2E" w:rsidRPr="00687AE9">
        <w:rPr>
          <w:rFonts w:ascii="Arial" w:hAnsi="Arial" w:cs="Arial"/>
          <w:sz w:val="24"/>
          <w:szCs w:val="24"/>
        </w:rPr>
        <w:t xml:space="preserve"> </w:t>
      </w:r>
      <w:r w:rsidR="001F345B" w:rsidRPr="00687AE9">
        <w:rPr>
          <w:rFonts w:ascii="Arial" w:hAnsi="Arial" w:cs="Arial"/>
          <w:sz w:val="24"/>
          <w:szCs w:val="24"/>
        </w:rPr>
        <w:t>única</w:t>
      </w:r>
      <w:r w:rsidR="00986A2E" w:rsidRPr="00687AE9">
        <w:rPr>
          <w:rFonts w:ascii="Arial" w:hAnsi="Arial" w:cs="Arial"/>
          <w:sz w:val="24"/>
          <w:szCs w:val="24"/>
        </w:rPr>
        <w:t>,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referente a</w:t>
      </w:r>
      <w:r w:rsidR="007F0932" w:rsidRPr="00687AE9">
        <w:rPr>
          <w:rFonts w:ascii="Arial" w:hAnsi="Arial" w:cs="Arial"/>
          <w:sz w:val="24"/>
          <w:szCs w:val="24"/>
        </w:rPr>
        <w:t>os registros policiais gerados no país</w:t>
      </w:r>
      <w:r w:rsidR="00986A2E" w:rsidRPr="00687AE9">
        <w:rPr>
          <w:rFonts w:ascii="Arial" w:hAnsi="Arial" w:cs="Arial"/>
          <w:sz w:val="24"/>
          <w:szCs w:val="24"/>
        </w:rPr>
        <w:t>, conforme os sistemas visualizados a seguir</w:t>
      </w:r>
      <w:r w:rsidR="00DB0319">
        <w:rPr>
          <w:rFonts w:ascii="Arial" w:hAnsi="Arial" w:cs="Arial"/>
          <w:sz w:val="24"/>
          <w:szCs w:val="24"/>
        </w:rPr>
        <w:t>.</w:t>
      </w:r>
    </w:p>
    <w:p w:rsidR="00F1287E" w:rsidRPr="00687AE9" w:rsidRDefault="00F1287E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614C91" w:rsidRPr="00687AE9" w:rsidRDefault="00614C9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011DE0" w:rsidRPr="00687AE9" w:rsidRDefault="00011DE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pStyle w:val="Ttulo1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0B1F1F" w:rsidRPr="00687AE9" w:rsidRDefault="000B1F1F" w:rsidP="00013478">
      <w:pPr>
        <w:jc w:val="both"/>
        <w:rPr>
          <w:rFonts w:ascii="Arial" w:hAnsi="Arial" w:cs="Arial"/>
        </w:rPr>
      </w:pPr>
    </w:p>
    <w:p w:rsidR="000B1F1F" w:rsidRPr="00687AE9" w:rsidRDefault="000B1F1F" w:rsidP="00013478">
      <w:pPr>
        <w:jc w:val="both"/>
        <w:rPr>
          <w:rFonts w:ascii="Arial" w:hAnsi="Arial" w:cs="Arial"/>
        </w:rPr>
      </w:pPr>
    </w:p>
    <w:p w:rsidR="000B1F1F" w:rsidRPr="00687AE9" w:rsidRDefault="000B1F1F" w:rsidP="00013478">
      <w:pPr>
        <w:jc w:val="both"/>
        <w:rPr>
          <w:rFonts w:ascii="Arial" w:hAnsi="Arial" w:cs="Arial"/>
        </w:rPr>
      </w:pPr>
    </w:p>
    <w:p w:rsidR="000B1F1F" w:rsidRPr="00687AE9" w:rsidRDefault="000B1F1F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RDefault="00DC74B6" w:rsidP="00013478">
      <w:pPr>
        <w:jc w:val="both"/>
        <w:rPr>
          <w:rFonts w:ascii="Arial" w:hAnsi="Arial" w:cs="Arial"/>
        </w:rPr>
      </w:pPr>
    </w:p>
    <w:p w:rsidR="00DC74B6" w:rsidRPr="00687AE9" w:rsidDel="00540831" w:rsidRDefault="00DC74B6" w:rsidP="00013478">
      <w:pPr>
        <w:jc w:val="both"/>
        <w:rPr>
          <w:del w:id="94" w:author="SEAD" w:date="2019-12-09T15:40:00Z"/>
          <w:rFonts w:ascii="Arial" w:hAnsi="Arial" w:cs="Arial"/>
        </w:rPr>
      </w:pPr>
    </w:p>
    <w:p w:rsidR="00DC74B6" w:rsidDel="00540831" w:rsidRDefault="00DC74B6" w:rsidP="00013478">
      <w:pPr>
        <w:jc w:val="both"/>
        <w:rPr>
          <w:del w:id="95" w:author="SEAD" w:date="2019-12-09T15:40:00Z"/>
          <w:rFonts w:ascii="Arial" w:hAnsi="Arial" w:cs="Arial"/>
        </w:rPr>
      </w:pPr>
    </w:p>
    <w:p w:rsidR="00687AE9" w:rsidRPr="00687AE9" w:rsidDel="00540831" w:rsidRDefault="00687AE9" w:rsidP="00013478">
      <w:pPr>
        <w:jc w:val="both"/>
        <w:rPr>
          <w:del w:id="96" w:author="SEAD" w:date="2019-12-09T15:40:00Z"/>
          <w:rFonts w:ascii="Arial" w:hAnsi="Arial" w:cs="Arial"/>
        </w:rPr>
      </w:pPr>
    </w:p>
    <w:p w:rsidR="00E03149" w:rsidRPr="00687AE9" w:rsidDel="00540831" w:rsidRDefault="00E03149" w:rsidP="00013478">
      <w:pPr>
        <w:jc w:val="both"/>
        <w:rPr>
          <w:del w:id="97" w:author="SEAD" w:date="2019-12-09T15:40:00Z"/>
          <w:rFonts w:ascii="Arial" w:hAnsi="Arial" w:cs="Arial"/>
        </w:rPr>
      </w:pPr>
    </w:p>
    <w:p w:rsidR="00E03149" w:rsidRPr="00687AE9" w:rsidDel="00540831" w:rsidRDefault="00E03149" w:rsidP="00013478">
      <w:pPr>
        <w:jc w:val="both"/>
        <w:rPr>
          <w:del w:id="98" w:author="SEAD" w:date="2019-12-09T15:40:00Z"/>
          <w:rFonts w:ascii="Arial" w:hAnsi="Arial" w:cs="Arial"/>
        </w:rPr>
      </w:pPr>
    </w:p>
    <w:p w:rsidR="000B1F1F" w:rsidRPr="00687AE9" w:rsidDel="00540831" w:rsidRDefault="000B1F1F" w:rsidP="00013478">
      <w:pPr>
        <w:jc w:val="both"/>
        <w:rPr>
          <w:del w:id="99" w:author="SEAD" w:date="2019-12-09T15:40:00Z"/>
          <w:rFonts w:ascii="Arial" w:hAnsi="Arial" w:cs="Arial"/>
        </w:rPr>
      </w:pPr>
    </w:p>
    <w:p w:rsidR="000B1F1F" w:rsidRPr="00687AE9" w:rsidDel="00540831" w:rsidRDefault="000B1F1F" w:rsidP="00013478">
      <w:pPr>
        <w:jc w:val="both"/>
        <w:rPr>
          <w:del w:id="100" w:author="SEAD" w:date="2019-12-09T15:40:00Z"/>
          <w:rFonts w:ascii="Arial" w:hAnsi="Arial" w:cs="Arial"/>
        </w:rPr>
      </w:pPr>
    </w:p>
    <w:p w:rsidR="003F4E71" w:rsidRDefault="00454FFF" w:rsidP="00590711">
      <w:pPr>
        <w:pStyle w:val="Ttulo1"/>
        <w:spacing w:after="0" w:line="360" w:lineRule="auto"/>
        <w:contextualSpacing/>
        <w:jc w:val="both"/>
        <w:rPr>
          <w:rFonts w:ascii="Arial" w:eastAsia="Arial" w:hAnsi="Arial" w:cs="Arial"/>
          <w:sz w:val="24"/>
          <w:szCs w:val="24"/>
          <w:shd w:val="clear" w:color="auto" w:fill="4A86E8"/>
        </w:rPr>
      </w:pP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&lt;H1&gt;</w:t>
      </w:r>
      <w:r w:rsidR="007F0932" w:rsidRPr="00687AE9">
        <w:rPr>
          <w:rFonts w:ascii="Arial" w:hAnsi="Arial" w:cs="Arial"/>
          <w:sz w:val="24"/>
          <w:szCs w:val="24"/>
        </w:rPr>
        <w:t xml:space="preserve">Aula 5 – </w:t>
      </w:r>
      <w:r w:rsidR="003423B8" w:rsidRPr="00687AE9">
        <w:rPr>
          <w:rFonts w:ascii="Arial" w:hAnsi="Arial" w:cs="Arial"/>
          <w:sz w:val="24"/>
          <w:szCs w:val="24"/>
        </w:rPr>
        <w:t>As soluções geradas pelo SINESP</w:t>
      </w:r>
      <w:r w:rsidR="003423B8" w:rsidRPr="00687AE9" w:rsidDel="003423B8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&lt;/H1&gt;</w:t>
      </w:r>
    </w:p>
    <w:p w:rsidR="00687AE9" w:rsidRPr="00687AE9" w:rsidRDefault="00687AE9" w:rsidP="00687AE9">
      <w:pPr>
        <w:rPr>
          <w:lang w:eastAsia="pt-BR"/>
        </w:rPr>
      </w:pPr>
    </w:p>
    <w:p w:rsidR="00DC74B6" w:rsidRPr="00687AE9" w:rsidRDefault="00DC74B6" w:rsidP="00DC74B6">
      <w:pPr>
        <w:pStyle w:val="NormalWeb"/>
        <w:spacing w:before="0" w:beforeAutospacing="0" w:after="0" w:afterAutospacing="0" w:line="360" w:lineRule="auto"/>
        <w:ind w:right="11" w:firstLine="5"/>
        <w:contextualSpacing/>
        <w:jc w:val="both"/>
        <w:rPr>
          <w:rFonts w:ascii="Arial" w:hAnsi="Arial" w:cs="Arial"/>
        </w:rPr>
      </w:pP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&lt;H2&gt;</w:t>
      </w:r>
      <w:r w:rsidRPr="00687AE9">
        <w:rPr>
          <w:rFonts w:ascii="Arial" w:hAnsi="Arial" w:cs="Arial"/>
          <w:b/>
          <w:bCs/>
          <w:color w:val="000000"/>
        </w:rPr>
        <w:t>Contextualizando...</w:t>
      </w:r>
      <w:r w:rsidRPr="00687AE9">
        <w:rPr>
          <w:rFonts w:ascii="Arial" w:eastAsia="Arial" w:hAnsi="Arial" w:cs="Arial"/>
          <w:b/>
          <w:color w:val="000000"/>
          <w:shd w:val="clear" w:color="auto" w:fill="4A86E8"/>
        </w:rPr>
        <w:t>&lt;/H2&gt;</w:t>
      </w:r>
      <w:r w:rsidRPr="00687AE9">
        <w:rPr>
          <w:rFonts w:ascii="Arial" w:hAnsi="Arial" w:cs="Arial"/>
          <w:b/>
          <w:bCs/>
          <w:color w:val="000000"/>
        </w:rPr>
        <w:t xml:space="preserve"> </w:t>
      </w:r>
    </w:p>
    <w:p w:rsidR="00994EF9" w:rsidRPr="00687AE9" w:rsidRDefault="00DC74B6" w:rsidP="005907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Constatamos </w:t>
      </w:r>
      <w:r w:rsidR="00994EF9" w:rsidRPr="00687AE9">
        <w:rPr>
          <w:rFonts w:ascii="Arial" w:hAnsi="Arial" w:cs="Arial"/>
          <w:sz w:val="24"/>
          <w:szCs w:val="24"/>
        </w:rPr>
        <w:t xml:space="preserve">até o momento </w:t>
      </w:r>
      <w:r w:rsidRPr="00687AE9">
        <w:rPr>
          <w:rFonts w:ascii="Arial" w:hAnsi="Arial" w:cs="Arial"/>
          <w:sz w:val="24"/>
          <w:szCs w:val="24"/>
        </w:rPr>
        <w:t>que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o SINESP foi desenhado considerando as diferentes realidades de cada </w:t>
      </w:r>
      <w:r w:rsidR="00DB0319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stado, possibilitando que cada </w:t>
      </w:r>
      <w:r w:rsidR="00DB0319">
        <w:rPr>
          <w:rFonts w:ascii="Arial" w:hAnsi="Arial" w:cs="Arial"/>
          <w:sz w:val="24"/>
          <w:szCs w:val="24"/>
        </w:rPr>
        <w:t>um</w:t>
      </w:r>
      <w:r w:rsidRPr="00687AE9">
        <w:rPr>
          <w:rFonts w:ascii="Arial" w:hAnsi="Arial" w:cs="Arial"/>
          <w:sz w:val="24"/>
          <w:szCs w:val="24"/>
        </w:rPr>
        <w:t xml:space="preserve"> optasse por permanecer utilizando seus sistemas desenvolvidos ou aderir ao sistema nacional. </w:t>
      </w:r>
    </w:p>
    <w:p w:rsidR="007F0932" w:rsidRPr="00687AE9" w:rsidRDefault="00DB0319" w:rsidP="0059071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Considerando</w:t>
      </w:r>
      <w:r w:rsidR="00994EF9" w:rsidRPr="00687AE9">
        <w:rPr>
          <w:rFonts w:ascii="Arial" w:hAnsi="Arial" w:cs="Arial"/>
          <w:sz w:val="24"/>
          <w:szCs w:val="24"/>
        </w:rPr>
        <w:t xml:space="preserve"> as razões que justificaram a criação do SINESP, a seguir vamos conhecer como </w:t>
      </w:r>
      <w:r w:rsidR="00CF4C7E">
        <w:rPr>
          <w:rFonts w:ascii="Arial" w:hAnsi="Arial" w:cs="Arial"/>
          <w:sz w:val="24"/>
          <w:szCs w:val="24"/>
        </w:rPr>
        <w:t>ele</w:t>
      </w:r>
      <w:r w:rsidR="00994EF9" w:rsidRPr="00687AE9">
        <w:rPr>
          <w:rFonts w:ascii="Arial" w:hAnsi="Arial" w:cs="Arial"/>
          <w:sz w:val="24"/>
          <w:szCs w:val="24"/>
        </w:rPr>
        <w:t xml:space="preserve"> está estruturado.</w:t>
      </w:r>
    </w:p>
    <w:p w:rsidR="001E5E0C" w:rsidRPr="00687AE9" w:rsidRDefault="001E5E0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1E5E0C" w:rsidRDefault="001E5E0C">
      <w:pPr>
        <w:spacing w:after="0" w:line="360" w:lineRule="auto"/>
        <w:ind w:right="11"/>
        <w:contextualSpacing/>
        <w:jc w:val="both"/>
        <w:rPr>
          <w:ins w:id="101" w:author="SEAD" w:date="2019-12-09T15:41:00Z"/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&lt;H2&gt;</w:t>
      </w:r>
      <w:r w:rsidRPr="00687AE9">
        <w:rPr>
          <w:rFonts w:ascii="Arial" w:hAnsi="Arial" w:cs="Arial"/>
          <w:b/>
          <w:sz w:val="24"/>
          <w:szCs w:val="24"/>
        </w:rPr>
        <w:t xml:space="preserve">Configuração </w:t>
      </w:r>
      <w:r w:rsidR="00857160" w:rsidRPr="00687AE9">
        <w:rPr>
          <w:rFonts w:ascii="Arial" w:hAnsi="Arial" w:cs="Arial"/>
          <w:b/>
          <w:sz w:val="24"/>
          <w:szCs w:val="24"/>
        </w:rPr>
        <w:t xml:space="preserve">dos </w:t>
      </w:r>
      <w:r w:rsidRPr="00687AE9">
        <w:rPr>
          <w:rFonts w:ascii="Arial" w:hAnsi="Arial" w:cs="Arial"/>
          <w:b/>
          <w:sz w:val="24"/>
          <w:szCs w:val="24"/>
        </w:rPr>
        <w:t>módulos</w:t>
      </w:r>
      <w:r w:rsidR="00857160" w:rsidRPr="00687AE9">
        <w:rPr>
          <w:rFonts w:ascii="Arial" w:hAnsi="Arial" w:cs="Arial"/>
          <w:b/>
          <w:sz w:val="24"/>
          <w:szCs w:val="24"/>
        </w:rPr>
        <w:t xml:space="preserve"> e </w:t>
      </w:r>
      <w:r w:rsidRPr="00687AE9">
        <w:rPr>
          <w:rFonts w:ascii="Arial" w:hAnsi="Arial" w:cs="Arial"/>
          <w:b/>
          <w:sz w:val="24"/>
          <w:szCs w:val="24"/>
        </w:rPr>
        <w:t xml:space="preserve">sistemas do </w:t>
      </w:r>
      <w:r w:rsidR="00857160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&lt;/H2&gt;</w:t>
      </w:r>
    </w:p>
    <w:p w:rsidR="00540831" w:rsidRPr="00687AE9" w:rsidRDefault="00540831">
      <w:pPr>
        <w:spacing w:after="0" w:line="360" w:lineRule="auto"/>
        <w:ind w:right="11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</w:p>
    <w:p w:rsidR="00A65BFE" w:rsidRPr="00687AE9" w:rsidRDefault="00994EF9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Desde 2019</w:t>
      </w:r>
      <w:r w:rsidR="007057A2">
        <w:rPr>
          <w:rFonts w:ascii="Arial" w:hAnsi="Arial" w:cs="Arial"/>
          <w:sz w:val="24"/>
          <w:szCs w:val="24"/>
        </w:rPr>
        <w:t>, o</w:t>
      </w:r>
      <w:r w:rsidR="00A65BFE" w:rsidRPr="00687AE9">
        <w:rPr>
          <w:rFonts w:ascii="Arial" w:hAnsi="Arial" w:cs="Arial"/>
          <w:sz w:val="24"/>
          <w:szCs w:val="24"/>
        </w:rPr>
        <w:t xml:space="preserve"> SINESP está estruturado em </w:t>
      </w:r>
      <w:r w:rsidR="007701B7">
        <w:rPr>
          <w:rFonts w:ascii="Arial" w:hAnsi="Arial" w:cs="Arial"/>
          <w:sz w:val="24"/>
          <w:szCs w:val="24"/>
        </w:rPr>
        <w:t>nove</w:t>
      </w:r>
      <w:r w:rsidR="00A65BFE" w:rsidRPr="00687AE9">
        <w:rPr>
          <w:rFonts w:ascii="Arial" w:hAnsi="Arial" w:cs="Arial"/>
          <w:sz w:val="24"/>
          <w:szCs w:val="24"/>
        </w:rPr>
        <w:t xml:space="preserve"> módulos </w:t>
      </w:r>
      <w:r w:rsidRPr="00687AE9">
        <w:rPr>
          <w:rFonts w:ascii="Arial" w:hAnsi="Arial" w:cs="Arial"/>
          <w:sz w:val="24"/>
          <w:szCs w:val="24"/>
        </w:rPr>
        <w:t xml:space="preserve">ou </w:t>
      </w:r>
      <w:r w:rsidR="00A65BFE" w:rsidRPr="00687AE9">
        <w:rPr>
          <w:rFonts w:ascii="Arial" w:hAnsi="Arial" w:cs="Arial"/>
          <w:sz w:val="24"/>
          <w:szCs w:val="24"/>
        </w:rPr>
        <w:t xml:space="preserve">sistemas, </w:t>
      </w:r>
      <w:proofErr w:type="gramStart"/>
      <w:r w:rsidR="00A65BFE" w:rsidRPr="00687AE9">
        <w:rPr>
          <w:rFonts w:ascii="Arial" w:hAnsi="Arial" w:cs="Arial"/>
          <w:sz w:val="24"/>
          <w:szCs w:val="24"/>
        </w:rPr>
        <w:t>cada um destinado</w:t>
      </w:r>
      <w:proofErr w:type="gramEnd"/>
      <w:r w:rsidR="00A65BFE" w:rsidRPr="00687AE9">
        <w:rPr>
          <w:rFonts w:ascii="Arial" w:hAnsi="Arial" w:cs="Arial"/>
          <w:sz w:val="24"/>
          <w:szCs w:val="24"/>
        </w:rPr>
        <w:t xml:space="preserve"> a um tipo de atendimento/solução.</w:t>
      </w:r>
      <w:ins w:id="102" w:author="SEAD" w:date="2019-12-09T15:41:00Z">
        <w:r w:rsidR="00540831">
          <w:rPr>
            <w:rFonts w:ascii="Arial" w:hAnsi="Arial" w:cs="Arial"/>
            <w:sz w:val="24"/>
            <w:szCs w:val="24"/>
          </w:rPr>
          <w:t xml:space="preserve"> Clique nos ícones para identificar o nome dos m</w:t>
        </w:r>
      </w:ins>
      <w:ins w:id="103" w:author="SEAD" w:date="2019-12-09T15:42:00Z">
        <w:r w:rsidR="00540831">
          <w:rPr>
            <w:rFonts w:ascii="Arial" w:hAnsi="Arial" w:cs="Arial"/>
            <w:sz w:val="24"/>
            <w:szCs w:val="24"/>
          </w:rPr>
          <w:t>ódulos ou sistemas.</w:t>
        </w:r>
      </w:ins>
    </w:p>
    <w:p w:rsidR="001E5E0C" w:rsidRPr="00687AE9" w:rsidRDefault="001E5E0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A65BFE" w:rsidRPr="00687AE9" w:rsidRDefault="001E5E0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commentRangeStart w:id="104"/>
      <w:commentRangeStart w:id="105"/>
      <w:r w:rsidRPr="00687AE9">
        <w:rPr>
          <w:rFonts w:ascii="Arial" w:hAnsi="Arial" w:cs="Arial"/>
          <w:noProof/>
          <w:lang w:eastAsia="pt-BR"/>
        </w:rPr>
        <w:drawing>
          <wp:inline distT="0" distB="0" distL="0" distR="0">
            <wp:extent cx="4914900" cy="3633364"/>
            <wp:effectExtent l="0" t="0" r="0" b="5715"/>
            <wp:docPr id="1825" name="Imagem 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26811" t="9877" r="11630" b="17310"/>
                    <a:stretch/>
                  </pic:blipFill>
                  <pic:spPr bwMode="auto">
                    <a:xfrm>
                      <a:off x="0" y="0"/>
                      <a:ext cx="4921635" cy="363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commentRangeEnd w:id="104"/>
      <w:r w:rsidR="00E512CB" w:rsidRPr="00687AE9">
        <w:rPr>
          <w:rStyle w:val="Refdecomentrio"/>
          <w:rFonts w:ascii="Arial" w:hAnsi="Arial" w:cs="Arial"/>
        </w:rPr>
        <w:commentReference w:id="104"/>
      </w:r>
      <w:commentRangeEnd w:id="105"/>
      <w:r w:rsidR="00540831">
        <w:rPr>
          <w:rStyle w:val="Refdecomentrio"/>
        </w:rPr>
        <w:commentReference w:id="105"/>
      </w:r>
    </w:p>
    <w:p w:rsidR="00A65BFE" w:rsidRPr="00687AE9" w:rsidDel="00540831" w:rsidRDefault="00A65BFE" w:rsidP="00013478">
      <w:pPr>
        <w:spacing w:after="0" w:line="240" w:lineRule="auto"/>
        <w:contextualSpacing/>
        <w:jc w:val="both"/>
        <w:rPr>
          <w:del w:id="106" w:author="SEAD" w:date="2019-12-09T15:41:00Z"/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 xml:space="preserve">Figura </w:t>
      </w:r>
      <w:r w:rsidR="00590711" w:rsidRPr="00687AE9">
        <w:rPr>
          <w:rFonts w:ascii="Arial" w:hAnsi="Arial" w:cs="Arial"/>
          <w:b/>
          <w:color w:val="FF0000"/>
        </w:rPr>
        <w:t>8:</w:t>
      </w:r>
      <w:r w:rsidRPr="00687AE9">
        <w:rPr>
          <w:rFonts w:ascii="Arial" w:hAnsi="Arial" w:cs="Arial"/>
          <w:color w:val="FF0000"/>
        </w:rPr>
        <w:t xml:space="preserve"> Módulos </w:t>
      </w:r>
      <w:r w:rsidR="002D31A8" w:rsidRPr="00687AE9">
        <w:rPr>
          <w:rFonts w:ascii="Arial" w:hAnsi="Arial" w:cs="Arial"/>
          <w:color w:val="FF0000"/>
        </w:rPr>
        <w:t xml:space="preserve">e seus </w:t>
      </w:r>
      <w:r w:rsidRPr="00687AE9">
        <w:rPr>
          <w:rFonts w:ascii="Arial" w:hAnsi="Arial" w:cs="Arial"/>
          <w:color w:val="FF0000"/>
        </w:rPr>
        <w:t>sistemas</w:t>
      </w:r>
      <w:r w:rsidR="002D31A8" w:rsidRPr="00687AE9">
        <w:rPr>
          <w:rFonts w:ascii="Arial" w:hAnsi="Arial" w:cs="Arial"/>
          <w:color w:val="FF0000"/>
        </w:rPr>
        <w:t xml:space="preserve"> e </w:t>
      </w:r>
      <w:r w:rsidRPr="00687AE9">
        <w:rPr>
          <w:rFonts w:ascii="Arial" w:hAnsi="Arial" w:cs="Arial"/>
          <w:color w:val="FF0000"/>
        </w:rPr>
        <w:t>ferramentas do SINESP</w:t>
      </w:r>
      <w:r w:rsidR="007057A2">
        <w:rPr>
          <w:rFonts w:ascii="Arial" w:hAnsi="Arial" w:cs="Arial"/>
          <w:color w:val="FF0000"/>
        </w:rPr>
        <w:t>.</w:t>
      </w:r>
      <w:r w:rsidRPr="00687AE9">
        <w:rPr>
          <w:rFonts w:ascii="Arial" w:hAnsi="Arial" w:cs="Arial"/>
          <w:color w:val="FF0000"/>
        </w:rPr>
        <w:t xml:space="preserve"> </w:t>
      </w:r>
    </w:p>
    <w:p w:rsidR="00A65BFE" w:rsidRPr="00687AE9" w:rsidRDefault="00A65BFE" w:rsidP="00013478">
      <w:pPr>
        <w:spacing w:after="0" w:line="240" w:lineRule="auto"/>
        <w:contextualSpacing/>
        <w:jc w:val="both"/>
        <w:rPr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Fonte:</w:t>
      </w:r>
      <w:r w:rsidRPr="00687AE9">
        <w:rPr>
          <w:rFonts w:ascii="Arial" w:hAnsi="Arial" w:cs="Arial"/>
          <w:color w:val="FF0000"/>
        </w:rPr>
        <w:t xml:space="preserve"> </w:t>
      </w:r>
      <w:r w:rsidR="00617FAC">
        <w:rPr>
          <w:rFonts w:ascii="Arial" w:hAnsi="Arial" w:cs="Arial"/>
          <w:color w:val="FF0000"/>
        </w:rPr>
        <w:t>Brasil</w:t>
      </w:r>
      <w:r w:rsidRPr="00687AE9">
        <w:rPr>
          <w:rFonts w:ascii="Arial" w:hAnsi="Arial" w:cs="Arial"/>
          <w:color w:val="FF0000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</w:rPr>
        <w:t>labSEAD</w:t>
      </w:r>
      <w:r w:rsidR="007057A2">
        <w:rPr>
          <w:rFonts w:ascii="Arial" w:hAnsi="Arial" w:cs="Arial"/>
          <w:color w:val="FF0000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</w:rPr>
        <w:t xml:space="preserve"> (2019).</w:t>
      </w:r>
    </w:p>
    <w:p w:rsidR="0061476B" w:rsidRPr="00687AE9" w:rsidRDefault="0061476B" w:rsidP="00013478">
      <w:pPr>
        <w:spacing w:after="0" w:line="360" w:lineRule="auto"/>
        <w:contextualSpacing/>
        <w:jc w:val="both"/>
        <w:rPr>
          <w:rFonts w:ascii="Arial" w:hAnsi="Arial" w:cs="Arial"/>
          <w:color w:val="FF0000"/>
        </w:rPr>
      </w:pPr>
    </w:p>
    <w:p w:rsidR="00E512CB" w:rsidRPr="00687AE9" w:rsidRDefault="00E512CB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Além dos módulos descritos, há </w:t>
      </w:r>
      <w:proofErr w:type="gramStart"/>
      <w:r w:rsidRPr="00687AE9">
        <w:rPr>
          <w:rFonts w:ascii="Arial" w:hAnsi="Arial" w:cs="Arial"/>
          <w:sz w:val="24"/>
          <w:szCs w:val="24"/>
        </w:rPr>
        <w:t xml:space="preserve">outros como o </w:t>
      </w:r>
      <w:r w:rsidRPr="00687AE9">
        <w:rPr>
          <w:rFonts w:ascii="Arial" w:hAnsi="Arial" w:cs="Arial"/>
          <w:b/>
          <w:sz w:val="24"/>
          <w:szCs w:val="24"/>
        </w:rPr>
        <w:t>SINESP Segurança</w:t>
      </w:r>
      <w:r w:rsidRPr="00687AE9">
        <w:rPr>
          <w:rFonts w:ascii="Arial" w:hAnsi="Arial" w:cs="Arial"/>
          <w:sz w:val="24"/>
          <w:szCs w:val="24"/>
        </w:rPr>
        <w:t>, responsável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pelo controle de acesso dos usuários e pela auditoria em todos os outros módulos</w:t>
      </w:r>
      <w:r w:rsidR="00617FAC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e o </w:t>
      </w:r>
      <w:r w:rsidRPr="00687AE9">
        <w:rPr>
          <w:rFonts w:ascii="Arial" w:hAnsi="Arial" w:cs="Arial"/>
          <w:b/>
          <w:sz w:val="24"/>
          <w:szCs w:val="24"/>
        </w:rPr>
        <w:t>Suporte SINESP</w:t>
      </w:r>
      <w:r w:rsidRPr="00687AE9">
        <w:rPr>
          <w:rFonts w:ascii="Arial" w:hAnsi="Arial" w:cs="Arial"/>
          <w:sz w:val="24"/>
          <w:szCs w:val="24"/>
        </w:rPr>
        <w:t>, sistema de atendimento ao usuário em três níveis de complexidade para solucionar problemas na utilização de ferramentas como o SINESP PP</w:t>
      </w:r>
      <w:r w:rsidR="00E03149" w:rsidRPr="00687AE9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 e SINESPCAD.</w:t>
      </w:r>
    </w:p>
    <w:p w:rsidR="00BA24D0" w:rsidRPr="00687AE9" w:rsidRDefault="00BA24D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Agora que você teve uma visão geral de todos os módulos</w:t>
      </w:r>
      <w:r w:rsidR="00E03149" w:rsidRPr="00687AE9">
        <w:rPr>
          <w:rFonts w:ascii="Arial" w:hAnsi="Arial" w:cs="Arial"/>
          <w:sz w:val="24"/>
          <w:szCs w:val="24"/>
        </w:rPr>
        <w:t xml:space="preserve"> </w:t>
      </w:r>
      <w:r w:rsidR="00617FAC">
        <w:rPr>
          <w:rFonts w:ascii="Arial" w:hAnsi="Arial" w:cs="Arial"/>
          <w:sz w:val="24"/>
          <w:szCs w:val="24"/>
        </w:rPr>
        <w:t>e</w:t>
      </w:r>
      <w:r w:rsidR="00617FAC" w:rsidRPr="00687AE9">
        <w:rPr>
          <w:rFonts w:ascii="Arial" w:hAnsi="Arial" w:cs="Arial"/>
          <w:sz w:val="24"/>
          <w:szCs w:val="24"/>
        </w:rPr>
        <w:t xml:space="preserve"> </w:t>
      </w:r>
      <w:r w:rsidR="00E03149" w:rsidRPr="00687AE9">
        <w:rPr>
          <w:rFonts w:ascii="Arial" w:hAnsi="Arial" w:cs="Arial"/>
          <w:sz w:val="24"/>
          <w:szCs w:val="24"/>
        </w:rPr>
        <w:t xml:space="preserve">seus </w:t>
      </w:r>
      <w:r w:rsidR="002D31A8" w:rsidRPr="00687AE9">
        <w:rPr>
          <w:rFonts w:ascii="Arial" w:hAnsi="Arial" w:cs="Arial"/>
          <w:sz w:val="24"/>
          <w:szCs w:val="24"/>
        </w:rPr>
        <w:t>respectivos sistemas</w:t>
      </w:r>
      <w:r w:rsidR="00E03149" w:rsidRPr="00687AE9">
        <w:rPr>
          <w:rFonts w:ascii="Arial" w:hAnsi="Arial" w:cs="Arial"/>
          <w:sz w:val="24"/>
          <w:szCs w:val="24"/>
        </w:rPr>
        <w:t xml:space="preserve"> e f</w:t>
      </w:r>
      <w:r w:rsidRPr="00687AE9">
        <w:rPr>
          <w:rFonts w:ascii="Arial" w:hAnsi="Arial" w:cs="Arial"/>
          <w:sz w:val="24"/>
          <w:szCs w:val="24"/>
        </w:rPr>
        <w:t>erramentas</w:t>
      </w:r>
      <w:r w:rsidR="00E03149" w:rsidRPr="00687AE9">
        <w:rPr>
          <w:rFonts w:ascii="Arial" w:hAnsi="Arial" w:cs="Arial"/>
          <w:sz w:val="24"/>
          <w:szCs w:val="24"/>
        </w:rPr>
        <w:t xml:space="preserve"> das </w:t>
      </w:r>
      <w:r w:rsidRPr="00687AE9">
        <w:rPr>
          <w:rFonts w:ascii="Arial" w:hAnsi="Arial" w:cs="Arial"/>
          <w:sz w:val="24"/>
          <w:szCs w:val="24"/>
        </w:rPr>
        <w:t xml:space="preserve">soluções que </w:t>
      </w:r>
      <w:r w:rsidR="00617FAC">
        <w:rPr>
          <w:rFonts w:ascii="Arial" w:hAnsi="Arial" w:cs="Arial"/>
          <w:sz w:val="24"/>
          <w:szCs w:val="24"/>
        </w:rPr>
        <w:t xml:space="preserve">compõem </w:t>
      </w:r>
      <w:r w:rsidRPr="00687AE9">
        <w:rPr>
          <w:rFonts w:ascii="Arial" w:hAnsi="Arial" w:cs="Arial"/>
          <w:sz w:val="24"/>
          <w:szCs w:val="24"/>
        </w:rPr>
        <w:t xml:space="preserve">o </w:t>
      </w:r>
      <w:r w:rsidR="000B1F1F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>, passaremos a detalhar cada um dos módulos</w:t>
      </w:r>
      <w:r w:rsidR="00E03149" w:rsidRPr="00687AE9">
        <w:rPr>
          <w:rFonts w:ascii="Arial" w:hAnsi="Arial" w:cs="Arial"/>
          <w:sz w:val="24"/>
          <w:szCs w:val="24"/>
        </w:rPr>
        <w:t xml:space="preserve"> e seus </w:t>
      </w:r>
      <w:r w:rsidRPr="00687AE9">
        <w:rPr>
          <w:rFonts w:ascii="Arial" w:hAnsi="Arial" w:cs="Arial"/>
          <w:sz w:val="24"/>
          <w:szCs w:val="24"/>
        </w:rPr>
        <w:t>sistemas.</w:t>
      </w:r>
    </w:p>
    <w:p w:rsidR="00BA24D0" w:rsidRPr="00687AE9" w:rsidRDefault="00BA24D0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B1BDD" w:rsidRDefault="00BA24D0" w:rsidP="00013478">
      <w:pPr>
        <w:spacing w:after="0" w:line="360" w:lineRule="auto"/>
        <w:ind w:right="11"/>
        <w:contextualSpacing/>
        <w:jc w:val="both"/>
        <w:rPr>
          <w:ins w:id="107" w:author="SEAD" w:date="2019-12-09T15:42:00Z"/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SINESP Integração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FB4AA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</w:t>
      </w:r>
      <w:r w:rsidRPr="00687AE9">
        <w:rPr>
          <w:rFonts w:ascii="Arial" w:hAnsi="Arial" w:cs="Arial"/>
          <w:b/>
          <w:sz w:val="24"/>
          <w:szCs w:val="24"/>
        </w:rPr>
        <w:t>SINESP Integração</w:t>
      </w:r>
      <w:r w:rsidR="007F0932" w:rsidRPr="00687AE9">
        <w:rPr>
          <w:rFonts w:ascii="Arial" w:hAnsi="Arial" w:cs="Arial"/>
          <w:sz w:val="24"/>
          <w:szCs w:val="24"/>
        </w:rPr>
        <w:t xml:space="preserve"> é a solução </w:t>
      </w:r>
      <w:r w:rsidRPr="00687AE9">
        <w:rPr>
          <w:rFonts w:ascii="Arial" w:hAnsi="Arial" w:cs="Arial"/>
          <w:sz w:val="24"/>
          <w:szCs w:val="24"/>
        </w:rPr>
        <w:t xml:space="preserve">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 responsável por </w:t>
      </w:r>
      <w:r w:rsidR="00A65BFE" w:rsidRPr="00687AE9">
        <w:rPr>
          <w:rFonts w:ascii="Arial" w:hAnsi="Arial" w:cs="Arial"/>
          <w:sz w:val="24"/>
          <w:szCs w:val="24"/>
        </w:rPr>
        <w:t xml:space="preserve">garantir </w:t>
      </w:r>
      <w:r w:rsidR="007F0932" w:rsidRPr="00687AE9">
        <w:rPr>
          <w:rFonts w:ascii="Arial" w:hAnsi="Arial" w:cs="Arial"/>
          <w:sz w:val="24"/>
          <w:szCs w:val="24"/>
        </w:rPr>
        <w:t>uma base nacional de informações de segurança pública</w:t>
      </w:r>
      <w:r w:rsidR="00617FAC">
        <w:rPr>
          <w:rFonts w:ascii="Arial" w:hAnsi="Arial" w:cs="Arial"/>
          <w:sz w:val="24"/>
          <w:szCs w:val="24"/>
        </w:rPr>
        <w:t>. A</w:t>
      </w:r>
      <w:r w:rsidRPr="00687AE9">
        <w:rPr>
          <w:rFonts w:ascii="Arial" w:hAnsi="Arial" w:cs="Arial"/>
          <w:sz w:val="24"/>
          <w:szCs w:val="24"/>
        </w:rPr>
        <w:t>lém disso</w:t>
      </w:r>
      <w:r w:rsidR="00617FAC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ele prioriza a integração de</w:t>
      </w:r>
      <w:r w:rsidR="007F0932" w:rsidRPr="00687AE9">
        <w:rPr>
          <w:rFonts w:ascii="Arial" w:hAnsi="Arial" w:cs="Arial"/>
          <w:sz w:val="24"/>
          <w:szCs w:val="24"/>
        </w:rPr>
        <w:t xml:space="preserve"> sistemas e bancos de dados distintos, produzidos por órgãos diretamente e indiretamente ligados à segurança pública, como sistemas prisionais, Receita Federal, DENATRAN, SINARM-DPF, entre outros.</w:t>
      </w:r>
    </w:p>
    <w:p w:rsidR="00FB4AAC" w:rsidRPr="00687AE9" w:rsidRDefault="00FB4AA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829A2" w:rsidRDefault="00BA24D0">
      <w:pPr>
        <w:spacing w:after="0" w:line="360" w:lineRule="auto"/>
        <w:ind w:right="11"/>
        <w:contextualSpacing/>
        <w:jc w:val="center"/>
        <w:rPr>
          <w:rFonts w:ascii="Arial" w:hAnsi="Arial" w:cs="Arial"/>
          <w:sz w:val="24"/>
          <w:szCs w:val="24"/>
        </w:rPr>
        <w:pPrChange w:id="108" w:author="SEAD" w:date="2019-12-09T15:43:00Z">
          <w:pPr>
            <w:spacing w:after="0" w:line="360" w:lineRule="auto"/>
            <w:ind w:right="11"/>
            <w:contextualSpacing/>
            <w:jc w:val="both"/>
          </w:pPr>
        </w:pPrChange>
      </w:pPr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2834640</wp:posOffset>
            </wp:positionH>
            <wp:positionV relativeFrom="paragraph">
              <wp:posOffset>1756410</wp:posOffset>
            </wp:positionV>
            <wp:extent cx="1469296" cy="1053465"/>
            <wp:effectExtent l="0" t="0" r="0" b="0"/>
            <wp:wrapNone/>
            <wp:docPr id="1826" name="Imagem 1826" descr="http://www.justica.gov.br/sua-seguranca/seguranca-publica/sinesp-1/seguranca-publica-2/@@collective.cover.banner/a3224494fdd4449c967afe61c3207d91/@@images/4448fff9-b81c-4a29-b21f-0e4bfdab963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ustica.gov.br/sua-seguranca/seguranca-publica/sinesp-1/seguranca-publica-2/@@collective.cover.banner/a3224494fdd4449c967afe61c3207d91/@@images/4448fff9-b81c-4a29-b21f-0e4bfdab963e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296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commentRangeStart w:id="109"/>
      <w:r w:rsidR="00DB1BDD"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38650" cy="3107055"/>
            <wp:effectExtent l="0" t="0" r="0" b="0"/>
            <wp:docPr id="20" name="Imagem 20" descr="Map of Brazil from Polygonal wire frame low poly mesh, contours network line, luminous space stars, design sphere, dot and structure. Vector Illustration EPS10. -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p of Brazil from Polygonal wire frame low poly mesh, contours network line, luminous space stars, design sphere, dot and structure. Vector Illustration EPS10. - Vecto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43" cy="31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9"/>
      <w:r w:rsidR="00AA5493" w:rsidRPr="00687AE9">
        <w:rPr>
          <w:rStyle w:val="Refdecomentrio"/>
          <w:rFonts w:ascii="Arial" w:hAnsi="Arial" w:cs="Arial"/>
          <w:sz w:val="24"/>
          <w:szCs w:val="24"/>
        </w:rPr>
        <w:commentReference w:id="109"/>
      </w:r>
    </w:p>
    <w:p w:rsidR="001E5E0C" w:rsidRPr="00687AE9" w:rsidRDefault="008824FC" w:rsidP="00013478">
      <w:pPr>
        <w:spacing w:after="0" w:line="240" w:lineRule="auto"/>
        <w:ind w:right="11"/>
        <w:contextualSpacing/>
        <w:jc w:val="both"/>
        <w:rPr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 xml:space="preserve">Figura </w:t>
      </w:r>
      <w:r w:rsidR="00590711" w:rsidRPr="00687AE9">
        <w:rPr>
          <w:rFonts w:ascii="Arial" w:hAnsi="Arial" w:cs="Arial"/>
          <w:b/>
          <w:color w:val="FF0000"/>
        </w:rPr>
        <w:t>9</w:t>
      </w:r>
      <w:r w:rsidR="00DB1BDD" w:rsidRPr="00687AE9">
        <w:rPr>
          <w:rFonts w:ascii="Arial" w:hAnsi="Arial" w:cs="Arial"/>
          <w:b/>
        </w:rPr>
        <w:t>:</w:t>
      </w:r>
      <w:r w:rsidR="00DB1BDD" w:rsidRPr="00687AE9">
        <w:rPr>
          <w:rFonts w:ascii="Arial" w:hAnsi="Arial" w:cs="Arial"/>
        </w:rPr>
        <w:t xml:space="preserve"> </w:t>
      </w:r>
      <w:r w:rsidR="002D31A8" w:rsidRPr="00687AE9">
        <w:rPr>
          <w:rFonts w:ascii="Arial" w:hAnsi="Arial" w:cs="Arial"/>
          <w:color w:val="FF0000"/>
        </w:rPr>
        <w:t>SINESP Integração</w:t>
      </w:r>
      <w:r w:rsidR="00B42549">
        <w:rPr>
          <w:rFonts w:ascii="Arial" w:hAnsi="Arial" w:cs="Arial"/>
          <w:color w:val="FF0000"/>
        </w:rPr>
        <w:t>,</w:t>
      </w:r>
      <w:r w:rsidR="002D31A8" w:rsidRPr="00687AE9">
        <w:rPr>
          <w:rFonts w:ascii="Arial" w:hAnsi="Arial" w:cs="Arial"/>
          <w:color w:val="FF0000"/>
        </w:rPr>
        <w:t xml:space="preserve"> a</w:t>
      </w:r>
      <w:r w:rsidR="009E13FA" w:rsidRPr="00687AE9">
        <w:rPr>
          <w:rFonts w:ascii="Arial" w:hAnsi="Arial" w:cs="Arial"/>
          <w:color w:val="FF0000"/>
        </w:rPr>
        <w:t xml:space="preserve"> </w:t>
      </w:r>
      <w:r w:rsidR="00DB1BDD" w:rsidRPr="00687AE9">
        <w:rPr>
          <w:rFonts w:ascii="Arial" w:hAnsi="Arial" w:cs="Arial"/>
          <w:color w:val="FF0000"/>
        </w:rPr>
        <w:t>base nacional de informações de segurança pública.</w:t>
      </w:r>
    </w:p>
    <w:p w:rsidR="00AA5493" w:rsidRPr="00687AE9" w:rsidRDefault="00AA5493" w:rsidP="00013478">
      <w:pPr>
        <w:spacing w:after="0" w:line="240" w:lineRule="auto"/>
        <w:ind w:right="11"/>
        <w:contextualSpacing/>
        <w:jc w:val="both"/>
        <w:rPr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Fonte:</w:t>
      </w:r>
      <w:r w:rsidRPr="00687AE9">
        <w:rPr>
          <w:rFonts w:ascii="Arial" w:hAnsi="Arial" w:cs="Arial"/>
          <w:color w:val="FF0000"/>
        </w:rPr>
        <w:t xml:space="preserve"> </w:t>
      </w:r>
      <w:proofErr w:type="spellStart"/>
      <w:r w:rsidRPr="00687AE9">
        <w:rPr>
          <w:rFonts w:ascii="Arial" w:hAnsi="Arial" w:cs="Arial"/>
          <w:color w:val="FF0000"/>
        </w:rPr>
        <w:t>Shutterstock</w:t>
      </w:r>
      <w:proofErr w:type="spellEnd"/>
      <w:r w:rsidRPr="00687AE9">
        <w:rPr>
          <w:rFonts w:ascii="Arial" w:hAnsi="Arial" w:cs="Arial"/>
          <w:color w:val="FF0000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</w:rPr>
        <w:t>labSEAD</w:t>
      </w:r>
      <w:r w:rsidR="00B42549">
        <w:rPr>
          <w:rFonts w:ascii="Arial" w:hAnsi="Arial" w:cs="Arial"/>
          <w:color w:val="FF0000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</w:rPr>
        <w:t xml:space="preserve"> (2019).</w:t>
      </w:r>
    </w:p>
    <w:p w:rsidR="00AA5493" w:rsidRPr="00687AE9" w:rsidRDefault="00AA5493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Default="00E03149" w:rsidP="00013478">
      <w:pPr>
        <w:spacing w:after="0" w:line="360" w:lineRule="auto"/>
        <w:ind w:right="11"/>
        <w:contextualSpacing/>
        <w:jc w:val="both"/>
        <w:rPr>
          <w:ins w:id="110" w:author="SEAD" w:date="2019-12-09T15:44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lastRenderedPageBreak/>
        <w:t xml:space="preserve">De acordo com as </w:t>
      </w:r>
      <w:r w:rsidR="00A65BFE" w:rsidRPr="00687AE9">
        <w:rPr>
          <w:rFonts w:ascii="Arial" w:hAnsi="Arial" w:cs="Arial"/>
          <w:sz w:val="24"/>
          <w:szCs w:val="24"/>
        </w:rPr>
        <w:t>finalidades</w:t>
      </w:r>
      <w:r w:rsidR="007F0932" w:rsidRPr="00687AE9">
        <w:rPr>
          <w:rFonts w:ascii="Arial" w:hAnsi="Arial" w:cs="Arial"/>
          <w:sz w:val="24"/>
          <w:szCs w:val="24"/>
        </w:rPr>
        <w:t xml:space="preserve"> do Projeto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>, apresentamos</w:t>
      </w:r>
      <w:r w:rsidR="007F0932" w:rsidRPr="00687AE9">
        <w:rPr>
          <w:rFonts w:ascii="Arial" w:hAnsi="Arial" w:cs="Arial"/>
          <w:sz w:val="24"/>
          <w:szCs w:val="24"/>
        </w:rPr>
        <w:t xml:space="preserve"> a </w:t>
      </w:r>
      <w:commentRangeStart w:id="111"/>
      <w:r w:rsidR="007F0932" w:rsidRPr="00687AE9">
        <w:rPr>
          <w:rFonts w:ascii="Arial" w:hAnsi="Arial" w:cs="Arial"/>
          <w:color w:val="FF0000"/>
          <w:sz w:val="24"/>
          <w:szCs w:val="24"/>
          <w:highlight w:val="yellow"/>
        </w:rPr>
        <w:t>Lei n</w:t>
      </w:r>
      <w:r w:rsidR="00B42549">
        <w:rPr>
          <w:rFonts w:ascii="Arial" w:hAnsi="Arial" w:cs="Arial"/>
          <w:color w:val="FF0000"/>
          <w:sz w:val="24"/>
          <w:szCs w:val="24"/>
          <w:highlight w:val="yellow"/>
        </w:rPr>
        <w:t>.</w:t>
      </w:r>
      <w:r w:rsidR="007F0932" w:rsidRPr="00687AE9">
        <w:rPr>
          <w:rFonts w:ascii="Arial" w:hAnsi="Arial" w:cs="Arial"/>
          <w:color w:val="FF0000"/>
          <w:sz w:val="24"/>
          <w:szCs w:val="24"/>
          <w:highlight w:val="yellow"/>
        </w:rPr>
        <w:t>º 13.675/2018,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commentRangeEnd w:id="111"/>
      <w:r w:rsidR="00540831">
        <w:rPr>
          <w:rStyle w:val="Refdecomentrio"/>
        </w:rPr>
        <w:commentReference w:id="111"/>
      </w:r>
      <w:r w:rsidR="00851577" w:rsidRPr="00687AE9">
        <w:rPr>
          <w:rFonts w:ascii="Arial" w:hAnsi="Arial" w:cs="Arial"/>
          <w:sz w:val="24"/>
          <w:szCs w:val="24"/>
        </w:rPr>
        <w:t xml:space="preserve">que disciplina a organização e o funcionamento dos órgãos responsáveis pela segurança </w:t>
      </w:r>
      <w:proofErr w:type="gramStart"/>
      <w:r w:rsidR="00851577" w:rsidRPr="00687AE9">
        <w:rPr>
          <w:rFonts w:ascii="Arial" w:hAnsi="Arial" w:cs="Arial"/>
          <w:sz w:val="24"/>
          <w:szCs w:val="24"/>
        </w:rPr>
        <w:t>pública,</w:t>
      </w:r>
      <w:proofErr w:type="gramEnd"/>
      <w:del w:id="112" w:author="SEAD" w:date="2019-12-09T15:44:00Z">
        <w:r w:rsidR="00851577" w:rsidRPr="00687AE9" w:rsidDel="00540831">
          <w:rPr>
            <w:rFonts w:ascii="Arial" w:hAnsi="Arial" w:cs="Arial"/>
            <w:sz w:val="24"/>
            <w:szCs w:val="24"/>
          </w:rPr>
          <w:delText xml:space="preserve"> disponível no </w:delText>
        </w:r>
        <w:r w:rsidR="00851577" w:rsidRPr="002C21CC" w:rsidDel="00540831">
          <w:rPr>
            <w:rFonts w:ascii="Arial" w:hAnsi="Arial" w:cs="Arial"/>
            <w:sz w:val="24"/>
            <w:szCs w:val="24"/>
            <w:highlight w:val="cyan"/>
          </w:rPr>
          <w:delText>link</w:delText>
        </w:r>
        <w:r w:rsidR="00851577" w:rsidRPr="00687AE9" w:rsidDel="00540831">
          <w:rPr>
            <w:rFonts w:ascii="Arial" w:hAnsi="Arial" w:cs="Arial"/>
            <w:sz w:val="24"/>
            <w:szCs w:val="24"/>
          </w:rPr>
          <w:delText xml:space="preserve">: &lt; </w:delText>
        </w:r>
        <w:r w:rsidR="000E64F7" w:rsidRPr="000E64F7" w:rsidDel="00540831">
          <w:fldChar w:fldCharType="begin"/>
        </w:r>
        <w:r w:rsidR="005531BF" w:rsidDel="00540831">
          <w:delInstrText xml:space="preserve"> HYPERLINK "http://www.planalto.gov.br/ccivil_03/_ato2015-2018/2018/lei/L13675.htm" </w:delInstrText>
        </w:r>
        <w:r w:rsidR="000E64F7" w:rsidRPr="000E64F7" w:rsidDel="00540831">
          <w:fldChar w:fldCharType="separate"/>
        </w:r>
        <w:r w:rsidR="00851577" w:rsidRPr="00687AE9" w:rsidDel="00540831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delText>http://www.planalto.gov.br/ccivil_03/_ato2015-2018/2018/lei/L13675.htm</w:delText>
        </w:r>
        <w:r w:rsidR="000E64F7" w:rsidDel="00540831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fldChar w:fldCharType="end"/>
        </w:r>
        <w:r w:rsidR="00851577" w:rsidRPr="00687AE9" w:rsidDel="00540831">
          <w:rPr>
            <w:rFonts w:ascii="Arial" w:hAnsi="Arial" w:cs="Arial"/>
            <w:sz w:val="24"/>
            <w:szCs w:val="24"/>
          </w:rPr>
          <w:delText>&gt;,</w:delText>
        </w:r>
      </w:del>
      <w:r w:rsidR="00851577" w:rsidRPr="00687AE9">
        <w:rPr>
          <w:rFonts w:ascii="Arial" w:hAnsi="Arial" w:cs="Arial"/>
          <w:sz w:val="24"/>
          <w:szCs w:val="24"/>
        </w:rPr>
        <w:t xml:space="preserve"> especificamente apresentando o</w:t>
      </w:r>
      <w:r w:rsidR="007F0932" w:rsidRPr="00687AE9">
        <w:rPr>
          <w:rFonts w:ascii="Arial" w:hAnsi="Arial" w:cs="Arial"/>
          <w:sz w:val="24"/>
          <w:szCs w:val="24"/>
        </w:rPr>
        <w:t xml:space="preserve"> </w:t>
      </w:r>
      <w:r w:rsidR="00B42549">
        <w:rPr>
          <w:rFonts w:ascii="Arial" w:hAnsi="Arial" w:cs="Arial"/>
          <w:sz w:val="24"/>
          <w:szCs w:val="24"/>
        </w:rPr>
        <w:t>A</w:t>
      </w:r>
      <w:r w:rsidR="00B42549" w:rsidRPr="00687AE9">
        <w:rPr>
          <w:rFonts w:ascii="Arial" w:hAnsi="Arial" w:cs="Arial"/>
          <w:sz w:val="24"/>
          <w:szCs w:val="24"/>
        </w:rPr>
        <w:t>rt</w:t>
      </w:r>
      <w:r w:rsidR="007F0932" w:rsidRPr="00687AE9">
        <w:rPr>
          <w:rFonts w:ascii="Arial" w:hAnsi="Arial" w:cs="Arial"/>
          <w:sz w:val="24"/>
          <w:szCs w:val="24"/>
        </w:rPr>
        <w:t>. 36</w:t>
      </w:r>
      <w:r w:rsidR="00617FAC">
        <w:rPr>
          <w:rFonts w:ascii="Arial" w:hAnsi="Arial" w:cs="Arial"/>
          <w:sz w:val="24"/>
          <w:szCs w:val="24"/>
        </w:rPr>
        <w:t>,</w:t>
      </w:r>
      <w:r w:rsidR="00851577" w:rsidRPr="00687AE9">
        <w:rPr>
          <w:rFonts w:ascii="Arial" w:hAnsi="Arial" w:cs="Arial"/>
          <w:sz w:val="24"/>
          <w:szCs w:val="24"/>
        </w:rPr>
        <w:t xml:space="preserve"> que trata dos objetivos do SINSESP: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D829A2" w:rsidRDefault="007F0932" w:rsidP="00013478">
      <w:pPr>
        <w:pStyle w:val="texto10"/>
        <w:spacing w:before="0" w:beforeAutospacing="0" w:after="0" w:afterAutospacing="0" w:line="360" w:lineRule="auto"/>
        <w:contextualSpacing/>
        <w:jc w:val="both"/>
        <w:rPr>
          <w:rFonts w:ascii="Arial" w:eastAsia="Gisha" w:hAnsi="Arial" w:cs="Arial"/>
          <w:rPrChange w:id="113" w:author="Designer Instrucional" w:date="2019-12-10T10:27:00Z">
            <w:rPr>
              <w:rFonts w:ascii="Arial" w:eastAsia="Gisha" w:hAnsi="Arial" w:cs="Arial"/>
              <w:i/>
            </w:rPr>
          </w:rPrChange>
        </w:rPr>
      </w:pPr>
      <w:commentRangeStart w:id="114"/>
      <w:r w:rsidRPr="00D829A2">
        <w:rPr>
          <w:rFonts w:ascii="Arial" w:eastAsia="Gisha" w:hAnsi="Arial" w:cs="Arial"/>
          <w:rPrChange w:id="115" w:author="Designer Instrucional" w:date="2019-12-10T10:27:00Z">
            <w:rPr>
              <w:rFonts w:ascii="Arial" w:eastAsia="Gisha" w:hAnsi="Arial" w:cs="Arial"/>
              <w:i/>
            </w:rPr>
          </w:rPrChange>
        </w:rPr>
        <w:t xml:space="preserve">I - </w:t>
      </w:r>
      <w:r w:rsidRPr="00D829A2">
        <w:rPr>
          <w:rFonts w:ascii="Arial" w:eastAsia="Gisha" w:hAnsi="Arial" w:cs="Arial"/>
          <w:b/>
          <w:rPrChange w:id="116" w:author="Designer Instrucional" w:date="2019-12-10T10:27:00Z">
            <w:rPr>
              <w:rFonts w:ascii="Arial" w:eastAsia="Gisha" w:hAnsi="Arial" w:cs="Arial"/>
              <w:b/>
              <w:i/>
            </w:rPr>
          </w:rPrChange>
        </w:rPr>
        <w:t>proceder à coleta</w:t>
      </w:r>
      <w:r w:rsidRPr="00D829A2">
        <w:rPr>
          <w:rFonts w:ascii="Arial" w:eastAsia="Gisha" w:hAnsi="Arial" w:cs="Arial"/>
          <w:rPrChange w:id="117" w:author="Designer Instrucional" w:date="2019-12-10T10:27:00Z">
            <w:rPr>
              <w:rFonts w:ascii="Arial" w:eastAsia="Gisha" w:hAnsi="Arial" w:cs="Arial"/>
              <w:i/>
            </w:rPr>
          </w:rPrChange>
        </w:rPr>
        <w:t xml:space="preserve">, análise, </w:t>
      </w:r>
      <w:r w:rsidRPr="00D829A2">
        <w:rPr>
          <w:rFonts w:ascii="Arial" w:eastAsia="Gisha" w:hAnsi="Arial" w:cs="Arial"/>
          <w:b/>
          <w:rPrChange w:id="118" w:author="Designer Instrucional" w:date="2019-12-10T10:27:00Z">
            <w:rPr>
              <w:rFonts w:ascii="Arial" w:eastAsia="Gisha" w:hAnsi="Arial" w:cs="Arial"/>
              <w:b/>
              <w:i/>
            </w:rPr>
          </w:rPrChange>
        </w:rPr>
        <w:t>atualização, sistematização, integração</w:t>
      </w:r>
      <w:r w:rsidRPr="00D829A2">
        <w:rPr>
          <w:rFonts w:ascii="Arial" w:eastAsia="Gisha" w:hAnsi="Arial" w:cs="Arial"/>
          <w:rPrChange w:id="119" w:author="Designer Instrucional" w:date="2019-12-10T10:27:00Z">
            <w:rPr>
              <w:rFonts w:ascii="Arial" w:eastAsia="Gisha" w:hAnsi="Arial" w:cs="Arial"/>
              <w:i/>
            </w:rPr>
          </w:rPrChange>
        </w:rPr>
        <w:t xml:space="preserve"> e interpretação </w:t>
      </w:r>
      <w:r w:rsidRPr="00D829A2">
        <w:rPr>
          <w:rFonts w:ascii="Arial" w:eastAsia="Gisha" w:hAnsi="Arial" w:cs="Arial"/>
          <w:b/>
          <w:rPrChange w:id="120" w:author="Designer Instrucional" w:date="2019-12-10T10:27:00Z">
            <w:rPr>
              <w:rFonts w:ascii="Arial" w:eastAsia="Gisha" w:hAnsi="Arial" w:cs="Arial"/>
              <w:b/>
              <w:i/>
            </w:rPr>
          </w:rPrChange>
        </w:rPr>
        <w:t>de dados e informações relativos às políticas de segurança pública e defesa social</w:t>
      </w:r>
      <w:r w:rsidRPr="00D829A2">
        <w:rPr>
          <w:rFonts w:ascii="Arial" w:eastAsia="Gisha" w:hAnsi="Arial" w:cs="Arial"/>
          <w:rPrChange w:id="121" w:author="Designer Instrucional" w:date="2019-12-10T10:27:00Z">
            <w:rPr>
              <w:rFonts w:ascii="Arial" w:eastAsia="Gisha" w:hAnsi="Arial" w:cs="Arial"/>
              <w:i/>
            </w:rPr>
          </w:rPrChange>
        </w:rPr>
        <w:t>; </w:t>
      </w:r>
    </w:p>
    <w:p w:rsidR="007F0932" w:rsidRPr="00D829A2" w:rsidRDefault="007F0932" w:rsidP="00013478">
      <w:pPr>
        <w:pStyle w:val="texto10"/>
        <w:spacing w:before="0" w:beforeAutospacing="0" w:after="0" w:afterAutospacing="0" w:line="360" w:lineRule="auto"/>
        <w:contextualSpacing/>
        <w:jc w:val="both"/>
        <w:rPr>
          <w:rFonts w:ascii="Arial" w:eastAsia="Gisha" w:hAnsi="Arial" w:cs="Arial"/>
          <w:rPrChange w:id="122" w:author="Designer Instrucional" w:date="2019-12-10T10:27:00Z">
            <w:rPr>
              <w:rFonts w:ascii="Arial" w:eastAsia="Gisha" w:hAnsi="Arial" w:cs="Arial"/>
              <w:i/>
            </w:rPr>
          </w:rPrChange>
        </w:rPr>
      </w:pPr>
      <w:r w:rsidRPr="00D829A2">
        <w:rPr>
          <w:rFonts w:ascii="Arial" w:eastAsia="Gisha" w:hAnsi="Arial" w:cs="Arial"/>
          <w:rPrChange w:id="123" w:author="Designer Instrucional" w:date="2019-12-10T10:27:00Z">
            <w:rPr>
              <w:rFonts w:ascii="Arial" w:eastAsia="Gisha" w:hAnsi="Arial" w:cs="Arial"/>
              <w:i/>
            </w:rPr>
          </w:rPrChange>
        </w:rPr>
        <w:t xml:space="preserve">II - disponibilizar estudos, estatísticas, indicadores e outras informações para auxiliar na formulação, </w:t>
      </w:r>
      <w:proofErr w:type="gramStart"/>
      <w:r w:rsidRPr="00D829A2">
        <w:rPr>
          <w:rFonts w:ascii="Arial" w:eastAsia="Gisha" w:hAnsi="Arial" w:cs="Arial"/>
          <w:rPrChange w:id="124" w:author="Designer Instrucional" w:date="2019-12-10T10:27:00Z">
            <w:rPr>
              <w:rFonts w:ascii="Arial" w:eastAsia="Gisha" w:hAnsi="Arial" w:cs="Arial"/>
              <w:i/>
            </w:rPr>
          </w:rPrChange>
        </w:rPr>
        <w:t>implementação</w:t>
      </w:r>
      <w:proofErr w:type="gramEnd"/>
      <w:r w:rsidRPr="00D829A2">
        <w:rPr>
          <w:rFonts w:ascii="Arial" w:eastAsia="Gisha" w:hAnsi="Arial" w:cs="Arial"/>
          <w:rPrChange w:id="125" w:author="Designer Instrucional" w:date="2019-12-10T10:27:00Z">
            <w:rPr>
              <w:rFonts w:ascii="Arial" w:eastAsia="Gisha" w:hAnsi="Arial" w:cs="Arial"/>
              <w:i/>
            </w:rPr>
          </w:rPrChange>
        </w:rPr>
        <w:t>, execução, monitoramento e avaliação de políticas públicas; </w:t>
      </w:r>
    </w:p>
    <w:p w:rsidR="007F0932" w:rsidRPr="00D829A2" w:rsidRDefault="007F0932" w:rsidP="00013478">
      <w:pPr>
        <w:pStyle w:val="texto10"/>
        <w:spacing w:before="0" w:beforeAutospacing="0" w:after="0" w:afterAutospacing="0" w:line="360" w:lineRule="auto"/>
        <w:contextualSpacing/>
        <w:jc w:val="both"/>
        <w:rPr>
          <w:rFonts w:ascii="Arial" w:eastAsia="Gisha" w:hAnsi="Arial" w:cs="Arial"/>
          <w:b/>
          <w:rPrChange w:id="126" w:author="Designer Instrucional" w:date="2019-12-10T10:27:00Z">
            <w:rPr>
              <w:rFonts w:ascii="Arial" w:eastAsia="Gisha" w:hAnsi="Arial" w:cs="Arial"/>
              <w:b/>
              <w:i/>
            </w:rPr>
          </w:rPrChange>
        </w:rPr>
      </w:pPr>
      <w:r w:rsidRPr="00D829A2">
        <w:rPr>
          <w:rFonts w:ascii="Arial" w:eastAsia="Gisha" w:hAnsi="Arial" w:cs="Arial"/>
          <w:rPrChange w:id="127" w:author="Designer Instrucional" w:date="2019-12-10T10:27:00Z">
            <w:rPr>
              <w:rFonts w:ascii="Arial" w:eastAsia="Gisha" w:hAnsi="Arial" w:cs="Arial"/>
              <w:i/>
            </w:rPr>
          </w:rPrChange>
        </w:rPr>
        <w:t>III -</w:t>
      </w:r>
      <w:r w:rsidRPr="00D829A2">
        <w:rPr>
          <w:rFonts w:ascii="Arial" w:eastAsia="Gisha" w:hAnsi="Arial" w:cs="Arial"/>
          <w:b/>
          <w:rPrChange w:id="128" w:author="Designer Instrucional" w:date="2019-12-10T10:27:00Z">
            <w:rPr>
              <w:rFonts w:ascii="Arial" w:eastAsia="Gisha" w:hAnsi="Arial" w:cs="Arial"/>
              <w:b/>
              <w:i/>
            </w:rPr>
          </w:rPrChange>
        </w:rPr>
        <w:t xml:space="preserve"> promover a integração das redes e sistemas de dados e informações de segurança pública, criminais, do sistema prisional e sobre drogas</w:t>
      </w:r>
      <w:r w:rsidRPr="00D829A2">
        <w:rPr>
          <w:rFonts w:ascii="Arial" w:eastAsia="Gisha" w:hAnsi="Arial" w:cs="Arial"/>
          <w:rPrChange w:id="129" w:author="Designer Instrucional" w:date="2019-12-10T10:27:00Z">
            <w:rPr>
              <w:rFonts w:ascii="Arial" w:eastAsia="Gisha" w:hAnsi="Arial" w:cs="Arial"/>
              <w:i/>
            </w:rPr>
          </w:rPrChange>
        </w:rPr>
        <w:t>; </w:t>
      </w:r>
    </w:p>
    <w:p w:rsidR="006B3530" w:rsidRPr="00D829A2" w:rsidRDefault="007F0932" w:rsidP="00590711">
      <w:pPr>
        <w:pStyle w:val="texto10"/>
        <w:spacing w:before="0" w:beforeAutospacing="0" w:after="0" w:afterAutospacing="0" w:line="360" w:lineRule="auto"/>
        <w:contextualSpacing/>
        <w:jc w:val="both"/>
        <w:rPr>
          <w:rFonts w:ascii="Arial" w:hAnsi="Arial" w:cs="Arial"/>
          <w:rPrChange w:id="130" w:author="Designer Instrucional" w:date="2019-12-10T10:27:00Z">
            <w:rPr>
              <w:rFonts w:ascii="Arial" w:hAnsi="Arial" w:cs="Arial"/>
            </w:rPr>
          </w:rPrChange>
        </w:rPr>
      </w:pPr>
      <w:r w:rsidRPr="00D829A2">
        <w:rPr>
          <w:rFonts w:ascii="Arial" w:eastAsia="Gisha" w:hAnsi="Arial" w:cs="Arial"/>
          <w:rPrChange w:id="131" w:author="Designer Instrucional" w:date="2019-12-10T10:27:00Z">
            <w:rPr>
              <w:rFonts w:ascii="Arial" w:eastAsia="Gisha" w:hAnsi="Arial" w:cs="Arial"/>
              <w:i/>
            </w:rPr>
          </w:rPrChange>
        </w:rPr>
        <w:t>IV -</w:t>
      </w:r>
      <w:r w:rsidRPr="00D829A2">
        <w:rPr>
          <w:rFonts w:ascii="Arial" w:eastAsia="Gisha" w:hAnsi="Arial" w:cs="Arial"/>
          <w:b/>
          <w:rPrChange w:id="132" w:author="Designer Instrucional" w:date="2019-12-10T10:27:00Z">
            <w:rPr>
              <w:rFonts w:ascii="Arial" w:eastAsia="Gisha" w:hAnsi="Arial" w:cs="Arial"/>
              <w:b/>
              <w:i/>
            </w:rPr>
          </w:rPrChange>
        </w:rPr>
        <w:t xml:space="preserve"> garantir a interoperabilidade dos sistemas de dados e informações, conforme os padrões definidos pelo Conselho Gestor</w:t>
      </w:r>
      <w:r w:rsidRPr="00D829A2">
        <w:rPr>
          <w:rFonts w:ascii="Arial" w:eastAsia="Gisha" w:hAnsi="Arial" w:cs="Arial"/>
          <w:rPrChange w:id="133" w:author="Designer Instrucional" w:date="2019-12-10T10:27:00Z">
            <w:rPr>
              <w:rFonts w:ascii="Arial" w:eastAsia="Gisha" w:hAnsi="Arial" w:cs="Arial"/>
              <w:i/>
            </w:rPr>
          </w:rPrChange>
        </w:rPr>
        <w:t>. </w:t>
      </w:r>
    </w:p>
    <w:commentRangeEnd w:id="114"/>
    <w:p w:rsidR="006B3530" w:rsidRPr="00687AE9" w:rsidRDefault="00D829A2" w:rsidP="00013478">
      <w:pPr>
        <w:pStyle w:val="texto10"/>
        <w:spacing w:before="0" w:beforeAutospacing="0" w:after="0" w:afterAutospacing="0" w:line="360" w:lineRule="auto"/>
        <w:contextualSpacing/>
        <w:jc w:val="both"/>
        <w:rPr>
          <w:rFonts w:ascii="Arial" w:eastAsia="Gisha" w:hAnsi="Arial" w:cs="Arial"/>
          <w:b/>
          <w:i/>
          <w:color w:val="181717"/>
        </w:rPr>
      </w:pPr>
      <w:r>
        <w:rPr>
          <w:rStyle w:val="Refdecomentrio"/>
          <w:rFonts w:asciiTheme="minorHAnsi" w:eastAsiaTheme="minorHAnsi" w:hAnsiTheme="minorHAnsi" w:cstheme="minorBidi"/>
          <w:lang w:eastAsia="en-US"/>
        </w:rPr>
        <w:commentReference w:id="114"/>
      </w:r>
    </w:p>
    <w:p w:rsidR="00851577" w:rsidRDefault="007F0932" w:rsidP="00851577">
      <w:pPr>
        <w:pStyle w:val="texto10"/>
        <w:spacing w:before="0" w:beforeAutospacing="0" w:after="0" w:afterAutospacing="0" w:line="360" w:lineRule="auto"/>
        <w:contextualSpacing/>
        <w:jc w:val="both"/>
        <w:rPr>
          <w:ins w:id="134" w:author="SEAD" w:date="2019-12-09T15:45:00Z"/>
          <w:rFonts w:ascii="Arial" w:eastAsia="Gisha" w:hAnsi="Arial" w:cs="Arial"/>
        </w:rPr>
      </w:pPr>
      <w:r w:rsidRPr="00687AE9">
        <w:rPr>
          <w:rFonts w:ascii="Arial" w:hAnsi="Arial" w:cs="Arial"/>
        </w:rPr>
        <w:t>Des</w:t>
      </w:r>
      <w:r w:rsidR="00F8775E">
        <w:rPr>
          <w:rFonts w:ascii="Arial" w:hAnsi="Arial" w:cs="Arial"/>
        </w:rPr>
        <w:t>s</w:t>
      </w:r>
      <w:r w:rsidRPr="00687AE9">
        <w:rPr>
          <w:rFonts w:ascii="Arial" w:hAnsi="Arial" w:cs="Arial"/>
        </w:rPr>
        <w:t xml:space="preserve">es objetivos </w:t>
      </w:r>
      <w:r w:rsidR="00851577" w:rsidRPr="00687AE9">
        <w:rPr>
          <w:rFonts w:ascii="Arial" w:hAnsi="Arial" w:cs="Arial"/>
        </w:rPr>
        <w:t>destacados no artigo</w:t>
      </w:r>
      <w:r w:rsidRPr="00687AE9">
        <w:rPr>
          <w:rFonts w:ascii="Arial" w:hAnsi="Arial" w:cs="Arial"/>
        </w:rPr>
        <w:t xml:space="preserve">, o </w:t>
      </w:r>
      <w:r w:rsidR="005318B5" w:rsidRPr="00687AE9">
        <w:rPr>
          <w:rFonts w:ascii="Arial" w:hAnsi="Arial" w:cs="Arial"/>
          <w:b/>
        </w:rPr>
        <w:t>SINESP</w:t>
      </w:r>
      <w:r w:rsidRPr="00687AE9">
        <w:rPr>
          <w:rFonts w:ascii="Arial" w:hAnsi="Arial" w:cs="Arial"/>
          <w:b/>
        </w:rPr>
        <w:t xml:space="preserve"> Integração</w:t>
      </w:r>
      <w:r w:rsidRPr="00687AE9">
        <w:rPr>
          <w:rFonts w:ascii="Arial" w:hAnsi="Arial" w:cs="Arial"/>
        </w:rPr>
        <w:t xml:space="preserve"> é responsável pel</w:t>
      </w:r>
      <w:r w:rsidR="00851577" w:rsidRPr="00687AE9">
        <w:rPr>
          <w:rFonts w:ascii="Arial" w:hAnsi="Arial" w:cs="Arial"/>
        </w:rPr>
        <w:t>a</w:t>
      </w:r>
      <w:r w:rsidRPr="00687AE9">
        <w:rPr>
          <w:rFonts w:ascii="Arial" w:hAnsi="Arial" w:cs="Arial"/>
        </w:rPr>
        <w:t xml:space="preserve"> </w:t>
      </w:r>
      <w:r w:rsidR="00851577" w:rsidRPr="00687AE9">
        <w:rPr>
          <w:rFonts w:ascii="Arial" w:hAnsi="Arial" w:cs="Arial"/>
        </w:rPr>
        <w:t xml:space="preserve">coleta, atualização, sistematização, </w:t>
      </w:r>
      <w:r w:rsidR="00851577" w:rsidRPr="00687AE9">
        <w:rPr>
          <w:rFonts w:ascii="Arial" w:eastAsia="Gisha" w:hAnsi="Arial" w:cs="Arial"/>
        </w:rPr>
        <w:t>integração de dados e informações relativos às políticas de segurança pública e defesa social</w:t>
      </w:r>
      <w:r w:rsidR="0039667A">
        <w:rPr>
          <w:rFonts w:ascii="Arial" w:eastAsia="Gisha" w:hAnsi="Arial" w:cs="Arial"/>
        </w:rPr>
        <w:t>,</w:t>
      </w:r>
      <w:r w:rsidR="00851577" w:rsidRPr="00687AE9">
        <w:rPr>
          <w:rFonts w:ascii="Arial" w:eastAsia="Gisha" w:hAnsi="Arial" w:cs="Arial"/>
        </w:rPr>
        <w:t xml:space="preserve"> </w:t>
      </w:r>
      <w:r w:rsidR="0039667A">
        <w:rPr>
          <w:rFonts w:ascii="Arial" w:eastAsia="Gisha" w:hAnsi="Arial" w:cs="Arial"/>
        </w:rPr>
        <w:t>a</w:t>
      </w:r>
      <w:r w:rsidR="00851577" w:rsidRPr="00687AE9">
        <w:rPr>
          <w:rFonts w:ascii="Arial" w:eastAsia="Gisha" w:hAnsi="Arial" w:cs="Arial"/>
        </w:rPr>
        <w:t>lém de</w:t>
      </w:r>
      <w:r w:rsidR="00851577" w:rsidRPr="00687AE9">
        <w:rPr>
          <w:rFonts w:ascii="Arial" w:eastAsia="Gisha" w:hAnsi="Arial" w:cs="Arial"/>
          <w:b/>
          <w:i/>
        </w:rPr>
        <w:t xml:space="preserve"> </w:t>
      </w:r>
      <w:r w:rsidR="00851577" w:rsidRPr="00687AE9">
        <w:rPr>
          <w:rFonts w:ascii="Arial" w:eastAsia="Gisha" w:hAnsi="Arial" w:cs="Arial"/>
        </w:rPr>
        <w:t>promover a integração das redes e sistemas de dados e informações de segurança pública, criminais, do sistema prisional e sobre drogas</w:t>
      </w:r>
      <w:r w:rsidR="00AF36CF">
        <w:rPr>
          <w:rFonts w:ascii="Arial" w:eastAsia="Gisha" w:hAnsi="Arial" w:cs="Arial"/>
        </w:rPr>
        <w:t>, v</w:t>
      </w:r>
      <w:r w:rsidR="00851577" w:rsidRPr="00687AE9">
        <w:rPr>
          <w:rFonts w:ascii="Arial" w:eastAsia="Gisha" w:hAnsi="Arial" w:cs="Arial"/>
        </w:rPr>
        <w:t>isando garantir a interoperabilidade dos sistemas de dados e informações, conforme os padrões definidos pelo Conselho Gestor. </w:t>
      </w:r>
    </w:p>
    <w:p w:rsidR="00540831" w:rsidRPr="00687AE9" w:rsidRDefault="00540831" w:rsidP="00851577">
      <w:pPr>
        <w:pStyle w:val="texto10"/>
        <w:spacing w:before="0" w:beforeAutospacing="0" w:after="0" w:afterAutospacing="0" w:line="360" w:lineRule="auto"/>
        <w:contextualSpacing/>
        <w:jc w:val="both"/>
        <w:rPr>
          <w:rFonts w:ascii="Arial" w:eastAsia="Gisha" w:hAnsi="Arial" w:cs="Arial"/>
        </w:rPr>
      </w:pPr>
    </w:p>
    <w:p w:rsidR="00851577" w:rsidRPr="00687AE9" w:rsidRDefault="00851577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 Abrir Destaque&gt;</w:t>
      </w:r>
    </w:p>
    <w:p w:rsidR="002D31A8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 xml:space="preserve">Todas as informações operadas no </w:t>
      </w:r>
      <w:r w:rsidR="005318B5" w:rsidRPr="00687AE9">
        <w:rPr>
          <w:rFonts w:ascii="Arial" w:hAnsi="Arial" w:cs="Arial"/>
          <w:color w:val="FF0000"/>
          <w:sz w:val="24"/>
          <w:szCs w:val="24"/>
        </w:rPr>
        <w:t>SINESP</w:t>
      </w:r>
      <w:r w:rsidRPr="00687AE9">
        <w:rPr>
          <w:rFonts w:ascii="Arial" w:hAnsi="Arial" w:cs="Arial"/>
          <w:color w:val="FF0000"/>
          <w:sz w:val="24"/>
          <w:szCs w:val="24"/>
        </w:rPr>
        <w:t>, em algum momento do processo, passam por es</w:t>
      </w:r>
      <w:r w:rsidR="00343061">
        <w:rPr>
          <w:rFonts w:ascii="Arial" w:hAnsi="Arial" w:cs="Arial"/>
          <w:color w:val="FF0000"/>
          <w:sz w:val="24"/>
          <w:szCs w:val="24"/>
        </w:rPr>
        <w:t>s</w:t>
      </w:r>
      <w:r w:rsidRPr="00687AE9">
        <w:rPr>
          <w:rFonts w:ascii="Arial" w:hAnsi="Arial" w:cs="Arial"/>
          <w:color w:val="FF0000"/>
          <w:sz w:val="24"/>
          <w:szCs w:val="24"/>
        </w:rPr>
        <w:t>a importante ferramenta, que garante a confiabilidade da informação e a superação das dificuldades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>.</w:t>
      </w:r>
    </w:p>
    <w:p w:rsidR="002D31A8" w:rsidRDefault="002D31A8" w:rsidP="00013478">
      <w:pPr>
        <w:spacing w:after="0" w:line="360" w:lineRule="auto"/>
        <w:ind w:right="11"/>
        <w:contextualSpacing/>
        <w:jc w:val="both"/>
        <w:rPr>
          <w:ins w:id="135" w:author="SEAD" w:date="2019-12-09T15:45:00Z"/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:rsidR="007F0932" w:rsidRPr="00687AE9" w:rsidRDefault="002D31A8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Nesse sentido, temos </w:t>
      </w:r>
      <w:r w:rsidR="00567E0F" w:rsidRPr="00687AE9">
        <w:rPr>
          <w:rFonts w:ascii="Arial" w:hAnsi="Arial" w:cs="Arial"/>
          <w:sz w:val="24"/>
          <w:szCs w:val="24"/>
        </w:rPr>
        <w:t>como exemplo</w:t>
      </w:r>
      <w:r w:rsidRPr="00687AE9">
        <w:rPr>
          <w:rFonts w:ascii="Arial" w:hAnsi="Arial" w:cs="Arial"/>
          <w:sz w:val="24"/>
          <w:szCs w:val="24"/>
        </w:rPr>
        <w:t xml:space="preserve"> a precariedade</w:t>
      </w:r>
      <w:r w:rsidR="00567E0F" w:rsidRPr="00687AE9">
        <w:rPr>
          <w:rFonts w:ascii="Arial" w:hAnsi="Arial" w:cs="Arial"/>
          <w:sz w:val="24"/>
          <w:szCs w:val="24"/>
        </w:rPr>
        <w:t xml:space="preserve"> da Arquitetura da Base de Dados</w:t>
      </w:r>
      <w:r w:rsidRPr="00687AE9">
        <w:rPr>
          <w:rFonts w:ascii="Arial" w:hAnsi="Arial" w:cs="Arial"/>
          <w:sz w:val="24"/>
          <w:szCs w:val="24"/>
        </w:rPr>
        <w:t xml:space="preserve">, a </w:t>
      </w:r>
      <w:r w:rsidR="00567E0F" w:rsidRPr="00687AE9">
        <w:rPr>
          <w:rFonts w:ascii="Arial" w:hAnsi="Arial" w:cs="Arial"/>
          <w:sz w:val="24"/>
          <w:szCs w:val="24"/>
        </w:rPr>
        <w:t>falta de uma política clara de análise e divulgação de informações e falta de padronização na forma de envio das informações</w:t>
      </w:r>
      <w:r w:rsidR="007F0932" w:rsidRPr="00687AE9">
        <w:rPr>
          <w:rFonts w:ascii="Arial" w:hAnsi="Arial" w:cs="Arial"/>
          <w:sz w:val="24"/>
          <w:szCs w:val="24"/>
        </w:rPr>
        <w:t xml:space="preserve"> enfrentadas pelo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>JC</w:t>
      </w:r>
      <w:r w:rsidRPr="00687AE9">
        <w:rPr>
          <w:rFonts w:ascii="Arial" w:hAnsi="Arial" w:cs="Arial"/>
          <w:sz w:val="24"/>
          <w:szCs w:val="24"/>
        </w:rPr>
        <w:t>.</w:t>
      </w:r>
    </w:p>
    <w:p w:rsidR="00B6104F" w:rsidRPr="00687AE9" w:rsidRDefault="00B6104F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BA24D0" w:rsidRDefault="00BA24D0" w:rsidP="00013478">
      <w:pPr>
        <w:spacing w:after="0" w:line="360" w:lineRule="auto"/>
        <w:ind w:right="11"/>
        <w:contextualSpacing/>
        <w:jc w:val="both"/>
        <w:rPr>
          <w:ins w:id="136" w:author="SEAD" w:date="2019-12-09T15:45:00Z"/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SINESP </w:t>
      </w:r>
      <w:proofErr w:type="spellStart"/>
      <w:proofErr w:type="gramStart"/>
      <w:r w:rsidRPr="00687AE9">
        <w:rPr>
          <w:rFonts w:ascii="Arial" w:hAnsi="Arial" w:cs="Arial"/>
          <w:b/>
          <w:sz w:val="24"/>
          <w:szCs w:val="24"/>
        </w:rPr>
        <w:t>PPe</w:t>
      </w:r>
      <w:proofErr w:type="spellEnd"/>
      <w:proofErr w:type="gramEnd"/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BA24D0" w:rsidRDefault="007F0932" w:rsidP="00013478">
      <w:pPr>
        <w:spacing w:after="0" w:line="360" w:lineRule="auto"/>
        <w:ind w:right="11"/>
        <w:contextualSpacing/>
        <w:jc w:val="both"/>
        <w:rPr>
          <w:ins w:id="137" w:author="SEAD" w:date="2019-12-09T15:45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 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687AE9">
        <w:rPr>
          <w:rFonts w:ascii="Arial" w:hAnsi="Arial" w:cs="Arial"/>
          <w:b/>
          <w:sz w:val="24"/>
          <w:szCs w:val="24"/>
        </w:rPr>
        <w:t>PPe</w:t>
      </w:r>
      <w:proofErr w:type="spellEnd"/>
      <w:proofErr w:type="gramEnd"/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DA194A">
        <w:rPr>
          <w:rFonts w:ascii="Arial" w:hAnsi="Arial" w:cs="Arial"/>
          <w:b/>
          <w:sz w:val="24"/>
          <w:szCs w:val="24"/>
        </w:rPr>
        <w:t>–</w:t>
      </w:r>
      <w:r w:rsidRPr="00687AE9">
        <w:rPr>
          <w:rFonts w:ascii="Arial" w:hAnsi="Arial" w:cs="Arial"/>
          <w:b/>
          <w:sz w:val="24"/>
          <w:szCs w:val="24"/>
        </w:rPr>
        <w:t xml:space="preserve"> Procedimentos Policiais Eletrônicos</w:t>
      </w:r>
      <w:r w:rsidRPr="00687AE9">
        <w:rPr>
          <w:rFonts w:ascii="Arial" w:hAnsi="Arial" w:cs="Arial"/>
          <w:sz w:val="24"/>
          <w:szCs w:val="24"/>
        </w:rPr>
        <w:t xml:space="preserve"> é uma solução disponibilizada gratuitamente pela SENASP/MJSP às </w:t>
      </w:r>
      <w:r w:rsidR="0039667A">
        <w:rPr>
          <w:rFonts w:ascii="Arial" w:hAnsi="Arial" w:cs="Arial"/>
          <w:sz w:val="24"/>
          <w:szCs w:val="24"/>
        </w:rPr>
        <w:t>u</w:t>
      </w:r>
      <w:r w:rsidRPr="00687AE9">
        <w:rPr>
          <w:rFonts w:ascii="Arial" w:hAnsi="Arial" w:cs="Arial"/>
          <w:sz w:val="24"/>
          <w:szCs w:val="24"/>
        </w:rPr>
        <w:t xml:space="preserve">nidades da </w:t>
      </w:r>
      <w:r w:rsidR="0039667A">
        <w:rPr>
          <w:rFonts w:ascii="Arial" w:hAnsi="Arial" w:cs="Arial"/>
          <w:sz w:val="24"/>
          <w:szCs w:val="24"/>
        </w:rPr>
        <w:t>f</w:t>
      </w:r>
      <w:r w:rsidRPr="00687AE9">
        <w:rPr>
          <w:rFonts w:ascii="Arial" w:hAnsi="Arial" w:cs="Arial"/>
          <w:sz w:val="24"/>
          <w:szCs w:val="24"/>
        </w:rPr>
        <w:t xml:space="preserve">ederação para o registro de boletins de ocorrências, despachos homologatórios e a lavratura de procedimentos de polícia previstos em nossa legislação, como Termo Circunstanciado de Ocorrência, Inquérito Policial, Auto de Prisão em Flagrante e os procedimentos para menores infratores.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829A2" w:rsidRDefault="00BA24D0">
      <w:pPr>
        <w:spacing w:after="0" w:line="360" w:lineRule="auto"/>
        <w:ind w:right="11" w:firstLine="708"/>
        <w:contextualSpacing/>
        <w:jc w:val="center"/>
        <w:rPr>
          <w:rFonts w:ascii="Arial" w:hAnsi="Arial" w:cs="Arial"/>
          <w:sz w:val="24"/>
          <w:szCs w:val="24"/>
        </w:rPr>
        <w:pPrChange w:id="138" w:author="SEAD" w:date="2019-12-09T15:45:00Z">
          <w:pPr>
            <w:spacing w:after="0" w:line="360" w:lineRule="auto"/>
            <w:ind w:right="11" w:firstLine="708"/>
            <w:contextualSpacing/>
            <w:jc w:val="both"/>
          </w:pPr>
        </w:pPrChange>
      </w:pPr>
      <w:commentRangeStart w:id="139"/>
      <w:commentRangeStart w:id="140"/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83706" cy="1207135"/>
            <wp:effectExtent l="0" t="0" r="0" b="0"/>
            <wp:docPr id="1828" name="Imagem 1828" descr="http://www.justica.gov.br/sua-seguranca/seguranca-publica/sinesp-1/seguranca-publica-2/@@collective.cover.banner/a996aeb9284f46dc9dceb800b3bc8d1c/@@images/b6af84f6-a512-467f-9909-165b3e4442b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ustica.gov.br/sua-seguranca/seguranca-publica/sinesp-1/seguranca-publica-2/@@collective.cover.banner/a996aeb9284f46dc9dceb800b3bc8d1c/@@images/b6af84f6-a512-467f-9909-165b3e4442b3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421" cy="121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9"/>
      <w:r w:rsidR="002D31A8" w:rsidRPr="00687AE9">
        <w:rPr>
          <w:rStyle w:val="Refdecomentrio"/>
          <w:rFonts w:ascii="Arial" w:hAnsi="Arial" w:cs="Arial"/>
        </w:rPr>
        <w:commentReference w:id="139"/>
      </w:r>
      <w:commentRangeEnd w:id="140"/>
      <w:r w:rsidR="00525CB8">
        <w:rPr>
          <w:rStyle w:val="Refdecomentrio"/>
        </w:rPr>
        <w:commentReference w:id="140"/>
      </w:r>
    </w:p>
    <w:p w:rsidR="00BA24D0" w:rsidRPr="00687AE9" w:rsidDel="00540831" w:rsidRDefault="005209FF" w:rsidP="00687AE9">
      <w:pPr>
        <w:spacing w:after="0" w:line="240" w:lineRule="auto"/>
        <w:ind w:right="11"/>
        <w:contextualSpacing/>
        <w:jc w:val="both"/>
        <w:rPr>
          <w:del w:id="141" w:author="SEAD" w:date="2019-12-09T15:45:00Z"/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Figura 1</w:t>
      </w:r>
      <w:r w:rsidR="00590711" w:rsidRPr="00687AE9">
        <w:rPr>
          <w:rFonts w:ascii="Arial" w:hAnsi="Arial" w:cs="Arial"/>
          <w:b/>
          <w:color w:val="FF0000"/>
        </w:rPr>
        <w:t>0</w:t>
      </w:r>
      <w:r w:rsidR="00BA24D0" w:rsidRPr="00687AE9">
        <w:rPr>
          <w:rFonts w:ascii="Arial" w:hAnsi="Arial" w:cs="Arial"/>
          <w:b/>
        </w:rPr>
        <w:t>:</w:t>
      </w:r>
      <w:r w:rsidR="00BA24D0" w:rsidRPr="00687AE9">
        <w:rPr>
          <w:rFonts w:ascii="Arial" w:hAnsi="Arial" w:cs="Arial"/>
        </w:rPr>
        <w:t xml:space="preserve"> </w:t>
      </w:r>
      <w:r w:rsidR="00BA24D0" w:rsidRPr="00687AE9">
        <w:rPr>
          <w:rFonts w:ascii="Arial" w:hAnsi="Arial" w:cs="Arial"/>
          <w:color w:val="FF0000"/>
        </w:rPr>
        <w:t>S</w:t>
      </w:r>
      <w:r w:rsidR="002D31A8" w:rsidRPr="00687AE9">
        <w:rPr>
          <w:rFonts w:ascii="Arial" w:hAnsi="Arial" w:cs="Arial"/>
          <w:color w:val="FF0000"/>
        </w:rPr>
        <w:t xml:space="preserve">INESP </w:t>
      </w:r>
      <w:proofErr w:type="spellStart"/>
      <w:proofErr w:type="gramStart"/>
      <w:r w:rsidR="006709FE" w:rsidRPr="00687AE9">
        <w:rPr>
          <w:rFonts w:ascii="Arial" w:hAnsi="Arial" w:cs="Arial"/>
          <w:color w:val="FF0000"/>
        </w:rPr>
        <w:t>PPe</w:t>
      </w:r>
      <w:proofErr w:type="spellEnd"/>
      <w:proofErr w:type="gramEnd"/>
      <w:r w:rsidR="0039667A">
        <w:rPr>
          <w:rFonts w:ascii="Arial" w:hAnsi="Arial" w:cs="Arial"/>
          <w:color w:val="FF0000"/>
        </w:rPr>
        <w:t>,</w:t>
      </w:r>
      <w:r w:rsidR="002D31A8" w:rsidRPr="00687AE9">
        <w:rPr>
          <w:rFonts w:ascii="Arial" w:hAnsi="Arial" w:cs="Arial"/>
          <w:color w:val="FF0000"/>
        </w:rPr>
        <w:t xml:space="preserve"> um </w:t>
      </w:r>
      <w:r w:rsidR="006709FE" w:rsidRPr="00687AE9">
        <w:rPr>
          <w:rFonts w:ascii="Arial" w:hAnsi="Arial" w:cs="Arial"/>
          <w:color w:val="FF0000"/>
        </w:rPr>
        <w:t>módulo para procedimentos policiais eletrônicos</w:t>
      </w:r>
      <w:r w:rsidR="006709FE" w:rsidRPr="00687AE9">
        <w:rPr>
          <w:rFonts w:ascii="Arial" w:hAnsi="Arial" w:cs="Arial"/>
        </w:rPr>
        <w:t>.</w:t>
      </w:r>
      <w:ins w:id="142" w:author="SEAD" w:date="2019-12-09T15:45:00Z">
        <w:r w:rsidR="00540831">
          <w:rPr>
            <w:rFonts w:ascii="Arial" w:hAnsi="Arial" w:cs="Arial"/>
            <w:b/>
            <w:color w:val="FF0000"/>
          </w:rPr>
          <w:t xml:space="preserve"> </w:t>
        </w:r>
      </w:ins>
    </w:p>
    <w:p w:rsidR="00BA24D0" w:rsidRPr="00687AE9" w:rsidRDefault="00BA24D0" w:rsidP="00687AE9">
      <w:pPr>
        <w:spacing w:after="0" w:line="240" w:lineRule="auto"/>
        <w:ind w:right="11"/>
        <w:contextualSpacing/>
        <w:jc w:val="both"/>
        <w:rPr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Fonte:</w:t>
      </w:r>
      <w:r w:rsidRPr="00687AE9">
        <w:rPr>
          <w:rFonts w:ascii="Arial" w:hAnsi="Arial" w:cs="Arial"/>
          <w:color w:val="FF0000"/>
        </w:rPr>
        <w:t xml:space="preserve"> </w:t>
      </w:r>
      <w:commentRangeStart w:id="143"/>
      <w:ins w:id="144" w:author="SEAD" w:date="2019-12-09T15:46:00Z">
        <w:r w:rsidR="00540831">
          <w:rPr>
            <w:rFonts w:ascii="Arial" w:hAnsi="Arial" w:cs="Arial"/>
            <w:color w:val="FF0000"/>
          </w:rPr>
          <w:t>Brasil</w:t>
        </w:r>
      </w:ins>
      <w:del w:id="145" w:author="SEAD" w:date="2019-12-09T15:45:00Z">
        <w:r w:rsidR="004D3C51" w:rsidDel="00540831">
          <w:rPr>
            <w:rFonts w:ascii="Arial" w:hAnsi="Arial" w:cs="Arial"/>
            <w:color w:val="FF0000"/>
          </w:rPr>
          <w:delText>Brasil</w:delText>
        </w:r>
      </w:del>
      <w:ins w:id="146" w:author="SEAD" w:date="2019-12-09T15:52:00Z">
        <w:r w:rsidR="00525CB8">
          <w:rPr>
            <w:rFonts w:ascii="Arial" w:hAnsi="Arial" w:cs="Arial"/>
            <w:color w:val="FF0000"/>
          </w:rPr>
          <w:t xml:space="preserve">, </w:t>
        </w:r>
      </w:ins>
      <w:del w:id="147" w:author="SEAD" w:date="2019-12-09T15:52:00Z">
        <w:r w:rsidR="006709FE" w:rsidRPr="00687AE9" w:rsidDel="00525CB8">
          <w:rPr>
            <w:rFonts w:ascii="Arial" w:hAnsi="Arial" w:cs="Arial"/>
            <w:color w:val="FF0000"/>
          </w:rPr>
          <w:delText xml:space="preserve"> </w:delText>
        </w:r>
      </w:del>
      <w:r w:rsidR="006709FE" w:rsidRPr="00687AE9">
        <w:rPr>
          <w:rFonts w:ascii="Arial" w:hAnsi="Arial" w:cs="Arial"/>
          <w:color w:val="FF0000"/>
        </w:rPr>
        <w:t>(2019</w:t>
      </w:r>
      <w:proofErr w:type="gramStart"/>
      <w:r w:rsidR="006709FE" w:rsidRPr="00687AE9">
        <w:rPr>
          <w:rFonts w:ascii="Arial" w:hAnsi="Arial" w:cs="Arial"/>
          <w:color w:val="FF0000"/>
        </w:rPr>
        <w:t>).</w:t>
      </w:r>
      <w:commentRangeEnd w:id="143"/>
      <w:proofErr w:type="gramEnd"/>
      <w:r w:rsidR="00540831">
        <w:rPr>
          <w:rStyle w:val="Refdecomentrio"/>
        </w:rPr>
        <w:commentReference w:id="143"/>
      </w:r>
    </w:p>
    <w:p w:rsidR="00BA24D0" w:rsidRPr="00687AE9" w:rsidRDefault="00BA24D0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Default="007F0932" w:rsidP="00013478">
      <w:pPr>
        <w:spacing w:after="0" w:line="360" w:lineRule="auto"/>
        <w:ind w:right="11"/>
        <w:contextualSpacing/>
        <w:jc w:val="both"/>
        <w:rPr>
          <w:ins w:id="148" w:author="SEAD" w:date="2019-12-09T15:46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Além de fornecer recursos que permitem a gestão cartorária e compartilhamento</w:t>
      </w:r>
      <w:r w:rsidR="002D31A8" w:rsidRPr="00687AE9">
        <w:rPr>
          <w:rFonts w:ascii="Arial" w:hAnsi="Arial" w:cs="Arial"/>
          <w:sz w:val="24"/>
          <w:szCs w:val="24"/>
        </w:rPr>
        <w:t xml:space="preserve"> e </w:t>
      </w:r>
      <w:r w:rsidRPr="00687AE9">
        <w:rPr>
          <w:rFonts w:ascii="Arial" w:hAnsi="Arial" w:cs="Arial"/>
          <w:sz w:val="24"/>
          <w:szCs w:val="24"/>
        </w:rPr>
        <w:t>uso de dados e informações registrados pelos entes federados participantes</w:t>
      </w:r>
      <w:r w:rsidR="002D31A8" w:rsidRPr="00687AE9">
        <w:rPr>
          <w:rFonts w:ascii="Arial" w:hAnsi="Arial" w:cs="Arial"/>
          <w:sz w:val="24"/>
          <w:szCs w:val="24"/>
        </w:rPr>
        <w:t xml:space="preserve">, o SINESP </w:t>
      </w:r>
      <w:proofErr w:type="spellStart"/>
      <w:proofErr w:type="gramStart"/>
      <w:r w:rsidR="002D31A8" w:rsidRPr="00687AE9">
        <w:rPr>
          <w:rFonts w:ascii="Arial" w:hAnsi="Arial" w:cs="Arial"/>
          <w:sz w:val="24"/>
          <w:szCs w:val="24"/>
        </w:rPr>
        <w:t>PPe</w:t>
      </w:r>
      <w:proofErr w:type="spellEnd"/>
      <w:proofErr w:type="gramEnd"/>
      <w:r w:rsidR="002D31A8" w:rsidRPr="00687AE9">
        <w:rPr>
          <w:rFonts w:ascii="Arial" w:hAnsi="Arial" w:cs="Arial"/>
          <w:sz w:val="24"/>
          <w:szCs w:val="24"/>
        </w:rPr>
        <w:t xml:space="preserve"> apresenta as </w:t>
      </w:r>
      <w:r w:rsidRPr="00687AE9">
        <w:rPr>
          <w:rFonts w:ascii="Arial" w:hAnsi="Arial" w:cs="Arial"/>
          <w:sz w:val="24"/>
          <w:szCs w:val="24"/>
        </w:rPr>
        <w:t xml:space="preserve">funcionalidades em relação </w:t>
      </w:r>
      <w:r w:rsidR="0039667A">
        <w:rPr>
          <w:rFonts w:ascii="Arial" w:hAnsi="Arial" w:cs="Arial"/>
          <w:sz w:val="24"/>
          <w:szCs w:val="24"/>
        </w:rPr>
        <w:t>à</w:t>
      </w:r>
      <w:r w:rsidRPr="00687AE9">
        <w:rPr>
          <w:rFonts w:ascii="Arial" w:hAnsi="Arial" w:cs="Arial"/>
          <w:sz w:val="24"/>
          <w:szCs w:val="24"/>
        </w:rPr>
        <w:t>s outras soluções</w:t>
      </w:r>
      <w:r w:rsidR="002D31A8" w:rsidRPr="00687AE9">
        <w:rPr>
          <w:rFonts w:ascii="Arial" w:hAnsi="Arial" w:cs="Arial"/>
          <w:sz w:val="24"/>
          <w:szCs w:val="24"/>
        </w:rPr>
        <w:t>, como</w:t>
      </w:r>
      <w:r w:rsidRPr="00687AE9">
        <w:rPr>
          <w:rFonts w:ascii="Arial" w:hAnsi="Arial" w:cs="Arial"/>
          <w:sz w:val="24"/>
          <w:szCs w:val="24"/>
        </w:rPr>
        <w:t>: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pStyle w:val="PargrafodaLista"/>
        <w:numPr>
          <w:ilvl w:val="0"/>
          <w:numId w:val="1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commentRangeStart w:id="149"/>
      <w:proofErr w:type="spellStart"/>
      <w:r w:rsidRPr="00687AE9">
        <w:rPr>
          <w:rFonts w:ascii="Arial" w:hAnsi="Arial" w:cs="Arial"/>
          <w:sz w:val="24"/>
          <w:szCs w:val="24"/>
        </w:rPr>
        <w:t>Georreferenciamento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 das ocorrências com visualização do </w:t>
      </w:r>
      <w:proofErr w:type="spellStart"/>
      <w:r w:rsidRPr="00687AE9">
        <w:rPr>
          <w:rFonts w:ascii="Arial" w:hAnsi="Arial" w:cs="Arial"/>
          <w:i/>
          <w:sz w:val="24"/>
          <w:szCs w:val="24"/>
          <w:highlight w:val="cyan"/>
        </w:rPr>
        <w:t>street</w:t>
      </w:r>
      <w:proofErr w:type="spellEnd"/>
      <w:r w:rsidRPr="00687AE9">
        <w:rPr>
          <w:rFonts w:ascii="Arial" w:hAnsi="Arial" w:cs="Arial"/>
          <w:i/>
          <w:sz w:val="24"/>
          <w:szCs w:val="24"/>
          <w:highlight w:val="cyan"/>
        </w:rPr>
        <w:t xml:space="preserve"> </w:t>
      </w:r>
      <w:proofErr w:type="spellStart"/>
      <w:r w:rsidRPr="00687AE9">
        <w:rPr>
          <w:rFonts w:ascii="Arial" w:hAnsi="Arial" w:cs="Arial"/>
          <w:i/>
          <w:sz w:val="24"/>
          <w:szCs w:val="24"/>
          <w:highlight w:val="cyan"/>
        </w:rPr>
        <w:t>view</w:t>
      </w:r>
      <w:proofErr w:type="spellEnd"/>
      <w:r w:rsidRPr="00687AE9">
        <w:rPr>
          <w:rFonts w:ascii="Arial" w:hAnsi="Arial" w:cs="Arial"/>
          <w:sz w:val="24"/>
          <w:szCs w:val="24"/>
          <w:highlight w:val="cyan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da Google para imediato reconhecimento do local e mapeamento de zonas de risco</w:t>
      </w:r>
      <w:r w:rsidR="002A4397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1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Vinculação de objetos por envolvidos</w:t>
      </w:r>
      <w:r w:rsidR="002D31A8" w:rsidRPr="00687AE9">
        <w:rPr>
          <w:rFonts w:ascii="Arial" w:hAnsi="Arial" w:cs="Arial"/>
          <w:sz w:val="24"/>
          <w:szCs w:val="24"/>
        </w:rPr>
        <w:t xml:space="preserve">, ou seja, </w:t>
      </w:r>
      <w:r w:rsidRPr="00687AE9">
        <w:rPr>
          <w:rFonts w:ascii="Arial" w:hAnsi="Arial" w:cs="Arial"/>
          <w:sz w:val="24"/>
          <w:szCs w:val="24"/>
        </w:rPr>
        <w:t>gestão de vínculos</w:t>
      </w:r>
      <w:r w:rsidR="002A4397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1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Vinculação dos tipos penais com cada um dos envolvidos quando há concurso de pessoas</w:t>
      </w:r>
      <w:r w:rsidR="002A4397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1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Aproveitamento automático dos dados registrados nos </w:t>
      </w:r>
      <w:r w:rsidR="00731BD6">
        <w:rPr>
          <w:rFonts w:ascii="Arial" w:hAnsi="Arial" w:cs="Arial"/>
          <w:sz w:val="24"/>
          <w:szCs w:val="24"/>
        </w:rPr>
        <w:t>B</w:t>
      </w:r>
      <w:r w:rsidRPr="00687AE9">
        <w:rPr>
          <w:rFonts w:ascii="Arial" w:hAnsi="Arial" w:cs="Arial"/>
          <w:sz w:val="24"/>
          <w:szCs w:val="24"/>
        </w:rPr>
        <w:t xml:space="preserve">oletins de </w:t>
      </w:r>
      <w:r w:rsidR="00731BD6">
        <w:rPr>
          <w:rFonts w:ascii="Arial" w:hAnsi="Arial" w:cs="Arial"/>
          <w:sz w:val="24"/>
          <w:szCs w:val="24"/>
        </w:rPr>
        <w:t>O</w:t>
      </w:r>
      <w:r w:rsidRPr="00687AE9">
        <w:rPr>
          <w:rFonts w:ascii="Arial" w:hAnsi="Arial" w:cs="Arial"/>
          <w:sz w:val="24"/>
          <w:szCs w:val="24"/>
        </w:rPr>
        <w:t>corrência para os demais procedimentos, evitando retrabalho</w:t>
      </w:r>
      <w:r w:rsidR="002A4397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1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proofErr w:type="gramStart"/>
      <w:r w:rsidRPr="00687AE9">
        <w:rPr>
          <w:rFonts w:ascii="Arial" w:hAnsi="Arial" w:cs="Arial"/>
          <w:sz w:val="24"/>
          <w:szCs w:val="24"/>
        </w:rPr>
        <w:t>Registro de identificações visuais, possibilitando cadastrar tatuagem, cicatrizes ou outras marcas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para identificação de pessoas</w:t>
      </w:r>
      <w:r w:rsidR="002A4397">
        <w:rPr>
          <w:rFonts w:ascii="Arial" w:hAnsi="Arial" w:cs="Arial"/>
          <w:sz w:val="24"/>
          <w:szCs w:val="24"/>
        </w:rPr>
        <w:t>.</w:t>
      </w:r>
    </w:p>
    <w:p w:rsidR="007F0932" w:rsidRPr="00687AE9" w:rsidRDefault="007F0932" w:rsidP="00013478">
      <w:pPr>
        <w:pStyle w:val="PargrafodaLista"/>
        <w:numPr>
          <w:ilvl w:val="0"/>
          <w:numId w:val="1"/>
        </w:numPr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lastRenderedPageBreak/>
        <w:t>Consultas diretas de bases de dados externas como BNMP, DENATRAN, Receita Federal e SINARM</w:t>
      </w:r>
      <w:r w:rsidR="0039667A">
        <w:rPr>
          <w:rFonts w:ascii="Arial" w:hAnsi="Arial" w:cs="Arial"/>
          <w:sz w:val="24"/>
          <w:szCs w:val="24"/>
        </w:rPr>
        <w:t>.</w:t>
      </w:r>
    </w:p>
    <w:commentRangeEnd w:id="149"/>
    <w:p w:rsidR="00F714EC" w:rsidRPr="00687AE9" w:rsidRDefault="00D829A2" w:rsidP="00013478">
      <w:pPr>
        <w:pStyle w:val="PargrafodaLista"/>
        <w:spacing w:after="0" w:line="360" w:lineRule="auto"/>
        <w:ind w:left="0" w:right="11"/>
        <w:jc w:val="both"/>
        <w:rPr>
          <w:rFonts w:ascii="Arial" w:hAnsi="Arial" w:cs="Arial"/>
          <w:sz w:val="24"/>
          <w:szCs w:val="24"/>
        </w:rPr>
      </w:pPr>
      <w:r>
        <w:rPr>
          <w:rStyle w:val="Refdecomentrio"/>
        </w:rPr>
        <w:commentReference w:id="149"/>
      </w:r>
    </w:p>
    <w:p w:rsidR="007F0932" w:rsidRPr="00687AE9" w:rsidRDefault="002D31A8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Portanto, o</w:t>
      </w:r>
      <w:r w:rsidR="007F0932" w:rsidRPr="00687AE9">
        <w:rPr>
          <w:rFonts w:ascii="Arial" w:hAnsi="Arial" w:cs="Arial"/>
          <w:sz w:val="24"/>
          <w:szCs w:val="24"/>
        </w:rPr>
        <w:t xml:space="preserve">s recursos do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="007F0932" w:rsidRPr="00687AE9">
        <w:rPr>
          <w:rFonts w:ascii="Arial" w:hAnsi="Arial" w:cs="Arial"/>
          <w:b/>
          <w:sz w:val="24"/>
          <w:szCs w:val="24"/>
        </w:rPr>
        <w:t>PPe</w:t>
      </w:r>
      <w:proofErr w:type="spellEnd"/>
      <w:proofErr w:type="gramEnd"/>
      <w:r w:rsidR="007F0932" w:rsidRPr="00687AE9">
        <w:rPr>
          <w:rFonts w:ascii="Arial" w:hAnsi="Arial" w:cs="Arial"/>
          <w:sz w:val="24"/>
          <w:szCs w:val="24"/>
        </w:rPr>
        <w:t xml:space="preserve"> visam a produção qualificada de informação sem prejuízo da usabilidade para facilitar a vida do policial. O amadurecimento da ferramenta possibilitou sua implantação em vários estados. A SENASP estimula a substituição das soluções atualmente em uso, a fim de que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="007F0932" w:rsidRPr="00687AE9">
        <w:rPr>
          <w:rFonts w:ascii="Arial" w:hAnsi="Arial" w:cs="Arial"/>
          <w:b/>
          <w:sz w:val="24"/>
          <w:szCs w:val="24"/>
        </w:rPr>
        <w:t>PPe</w:t>
      </w:r>
      <w:proofErr w:type="spellEnd"/>
      <w:proofErr w:type="gramEnd"/>
      <w:r w:rsidR="007F0932" w:rsidRPr="00687AE9">
        <w:rPr>
          <w:rFonts w:ascii="Arial" w:hAnsi="Arial" w:cs="Arial"/>
          <w:sz w:val="24"/>
          <w:szCs w:val="24"/>
        </w:rPr>
        <w:t xml:space="preserve"> se torne uma solução nacional. </w:t>
      </w:r>
      <w:r w:rsidR="00DA194A">
        <w:rPr>
          <w:rFonts w:ascii="Arial" w:hAnsi="Arial" w:cs="Arial"/>
          <w:sz w:val="24"/>
          <w:szCs w:val="24"/>
        </w:rPr>
        <w:t>Isso</w:t>
      </w:r>
      <w:r w:rsidR="007F0932" w:rsidRPr="00687AE9">
        <w:rPr>
          <w:rFonts w:ascii="Arial" w:hAnsi="Arial" w:cs="Arial"/>
          <w:sz w:val="24"/>
          <w:szCs w:val="24"/>
        </w:rPr>
        <w:t xml:space="preserve"> possibilitará o fornecimento e o consumo de dados e informações entre os seus integrantes, simplificando e padronizando o processo de envio de dados ao </w:t>
      </w:r>
      <w:r w:rsidR="00DA194A" w:rsidRPr="00687AE9">
        <w:rPr>
          <w:rFonts w:ascii="Arial" w:hAnsi="Arial" w:cs="Arial"/>
          <w:sz w:val="24"/>
          <w:szCs w:val="24"/>
        </w:rPr>
        <w:t xml:space="preserve">governo federal </w:t>
      </w:r>
      <w:r w:rsidR="007F0932" w:rsidRPr="00687AE9">
        <w:rPr>
          <w:rFonts w:ascii="Arial" w:hAnsi="Arial" w:cs="Arial"/>
          <w:sz w:val="24"/>
          <w:szCs w:val="24"/>
        </w:rPr>
        <w:t xml:space="preserve">e desonerando os entes no que concerne </w:t>
      </w:r>
      <w:r w:rsidR="00DA194A">
        <w:rPr>
          <w:rFonts w:ascii="Arial" w:hAnsi="Arial" w:cs="Arial"/>
          <w:sz w:val="24"/>
          <w:szCs w:val="24"/>
        </w:rPr>
        <w:t>à</w:t>
      </w:r>
      <w:r w:rsidR="007F0932" w:rsidRPr="00687AE9">
        <w:rPr>
          <w:rFonts w:ascii="Arial" w:hAnsi="Arial" w:cs="Arial"/>
          <w:sz w:val="24"/>
          <w:szCs w:val="24"/>
        </w:rPr>
        <w:t xml:space="preserve"> sustentação e evoluções de soluções proprietárias, além de ampliar a qualidade dos dados utilizados em processos investigativos e de inteligência policial.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61476B" w:rsidRDefault="0061476B" w:rsidP="00013478">
      <w:pPr>
        <w:spacing w:after="0" w:line="360" w:lineRule="auto"/>
        <w:ind w:right="11"/>
        <w:contextualSpacing/>
        <w:jc w:val="both"/>
        <w:rPr>
          <w:ins w:id="150" w:author="SEAD" w:date="2019-12-09T15:46:00Z"/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SINESP CAD 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61476B" w:rsidRDefault="007F0932" w:rsidP="00013478">
      <w:pPr>
        <w:spacing w:after="0" w:line="360" w:lineRule="auto"/>
        <w:ind w:right="11"/>
        <w:contextualSpacing/>
        <w:jc w:val="both"/>
        <w:rPr>
          <w:ins w:id="151" w:author="SEAD" w:date="2019-12-09T15:46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CAD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2A4397">
        <w:rPr>
          <w:rFonts w:ascii="Arial" w:hAnsi="Arial" w:cs="Arial"/>
          <w:b/>
          <w:sz w:val="24"/>
          <w:szCs w:val="24"/>
        </w:rPr>
        <w:t>–</w:t>
      </w:r>
      <w:r w:rsidR="002A4397" w:rsidRPr="00687AE9">
        <w:rPr>
          <w:rFonts w:ascii="Arial" w:hAnsi="Arial" w:cs="Arial"/>
          <w:b/>
          <w:sz w:val="24"/>
          <w:szCs w:val="24"/>
        </w:rPr>
        <w:t> </w:t>
      </w:r>
      <w:r w:rsidRPr="00687AE9">
        <w:rPr>
          <w:rFonts w:ascii="Arial" w:hAnsi="Arial" w:cs="Arial"/>
          <w:b/>
          <w:sz w:val="24"/>
          <w:szCs w:val="24"/>
        </w:rPr>
        <w:t>Central de Atendimento e Despacho</w:t>
      </w:r>
      <w:r w:rsidRPr="00687AE9">
        <w:rPr>
          <w:rFonts w:ascii="Arial" w:hAnsi="Arial" w:cs="Arial"/>
          <w:sz w:val="24"/>
          <w:szCs w:val="24"/>
        </w:rPr>
        <w:t xml:space="preserve"> é a solução de suporte </w:t>
      </w:r>
      <w:r w:rsidR="00DA194A">
        <w:rPr>
          <w:rFonts w:ascii="Arial" w:hAnsi="Arial" w:cs="Arial"/>
          <w:sz w:val="24"/>
          <w:szCs w:val="24"/>
        </w:rPr>
        <w:t>a</w:t>
      </w:r>
      <w:r w:rsidRPr="00687AE9">
        <w:rPr>
          <w:rFonts w:ascii="Arial" w:hAnsi="Arial" w:cs="Arial"/>
          <w:sz w:val="24"/>
          <w:szCs w:val="24"/>
        </w:rPr>
        <w:t xml:space="preserve"> serviços públicos emergenciais que permite a integração do atendimento de todas as forças de segurança pública de emergência e de outros órgãos emergenciais</w:t>
      </w:r>
      <w:r w:rsidR="002D31A8" w:rsidRPr="00687AE9">
        <w:rPr>
          <w:rFonts w:ascii="Arial" w:hAnsi="Arial" w:cs="Arial"/>
          <w:sz w:val="24"/>
          <w:szCs w:val="24"/>
        </w:rPr>
        <w:t>, como</w:t>
      </w:r>
      <w:r w:rsidR="003D6894">
        <w:rPr>
          <w:rFonts w:ascii="Arial" w:hAnsi="Arial" w:cs="Arial"/>
          <w:sz w:val="24"/>
          <w:szCs w:val="24"/>
        </w:rPr>
        <w:t>:</w:t>
      </w:r>
      <w:r w:rsidR="002D31A8" w:rsidRPr="00687AE9">
        <w:rPr>
          <w:rFonts w:ascii="Arial" w:hAnsi="Arial" w:cs="Arial"/>
          <w:sz w:val="24"/>
          <w:szCs w:val="24"/>
        </w:rPr>
        <w:t xml:space="preserve"> </w:t>
      </w:r>
      <w:r w:rsidR="003D6894">
        <w:rPr>
          <w:rFonts w:ascii="Arial" w:hAnsi="Arial" w:cs="Arial"/>
          <w:sz w:val="24"/>
          <w:szCs w:val="24"/>
        </w:rPr>
        <w:t>P</w:t>
      </w:r>
      <w:r w:rsidRPr="00687AE9">
        <w:rPr>
          <w:rFonts w:ascii="Arial" w:hAnsi="Arial" w:cs="Arial"/>
          <w:sz w:val="24"/>
          <w:szCs w:val="24"/>
        </w:rPr>
        <w:t xml:space="preserve">olícias </w:t>
      </w:r>
      <w:r w:rsidR="003D6894">
        <w:rPr>
          <w:rFonts w:ascii="Arial" w:hAnsi="Arial" w:cs="Arial"/>
          <w:sz w:val="24"/>
          <w:szCs w:val="24"/>
        </w:rPr>
        <w:t>M</w:t>
      </w:r>
      <w:r w:rsidRPr="00687AE9">
        <w:rPr>
          <w:rFonts w:ascii="Arial" w:hAnsi="Arial" w:cs="Arial"/>
          <w:sz w:val="24"/>
          <w:szCs w:val="24"/>
        </w:rPr>
        <w:t xml:space="preserve">ilitares, </w:t>
      </w:r>
      <w:r w:rsidR="003D6894">
        <w:rPr>
          <w:rFonts w:ascii="Arial" w:hAnsi="Arial" w:cs="Arial"/>
          <w:sz w:val="24"/>
          <w:szCs w:val="24"/>
        </w:rPr>
        <w:t>Polícia C</w:t>
      </w:r>
      <w:r w:rsidRPr="00687AE9">
        <w:rPr>
          <w:rFonts w:ascii="Arial" w:hAnsi="Arial" w:cs="Arial"/>
          <w:sz w:val="24"/>
          <w:szCs w:val="24"/>
        </w:rPr>
        <w:t xml:space="preserve">ivis, </w:t>
      </w:r>
      <w:r w:rsidR="003D6894">
        <w:rPr>
          <w:rFonts w:ascii="Arial" w:hAnsi="Arial" w:cs="Arial"/>
          <w:sz w:val="24"/>
          <w:szCs w:val="24"/>
        </w:rPr>
        <w:t>C</w:t>
      </w:r>
      <w:r w:rsidRPr="00687AE9">
        <w:rPr>
          <w:rFonts w:ascii="Arial" w:hAnsi="Arial" w:cs="Arial"/>
          <w:sz w:val="24"/>
          <w:szCs w:val="24"/>
        </w:rPr>
        <w:t xml:space="preserve">orpos de </w:t>
      </w:r>
      <w:r w:rsidR="003D6894">
        <w:rPr>
          <w:rFonts w:ascii="Arial" w:hAnsi="Arial" w:cs="Arial"/>
          <w:sz w:val="24"/>
          <w:szCs w:val="24"/>
        </w:rPr>
        <w:t>B</w:t>
      </w:r>
      <w:r w:rsidRPr="00687AE9">
        <w:rPr>
          <w:rFonts w:ascii="Arial" w:hAnsi="Arial" w:cs="Arial"/>
          <w:sz w:val="24"/>
          <w:szCs w:val="24"/>
        </w:rPr>
        <w:t xml:space="preserve">ombeiros, SAMU, PRF, </w:t>
      </w:r>
      <w:r w:rsidR="003D6894">
        <w:rPr>
          <w:rFonts w:ascii="Arial" w:hAnsi="Arial" w:cs="Arial"/>
          <w:sz w:val="24"/>
          <w:szCs w:val="24"/>
        </w:rPr>
        <w:t>G</w:t>
      </w:r>
      <w:r w:rsidRPr="00687AE9">
        <w:rPr>
          <w:rFonts w:ascii="Arial" w:hAnsi="Arial" w:cs="Arial"/>
          <w:sz w:val="24"/>
          <w:szCs w:val="24"/>
        </w:rPr>
        <w:t xml:space="preserve">uardas </w:t>
      </w:r>
      <w:r w:rsidR="003D6894">
        <w:rPr>
          <w:rFonts w:ascii="Arial" w:hAnsi="Arial" w:cs="Arial"/>
          <w:sz w:val="24"/>
          <w:szCs w:val="24"/>
        </w:rPr>
        <w:t>M</w:t>
      </w:r>
      <w:r w:rsidRPr="00687AE9">
        <w:rPr>
          <w:rFonts w:ascii="Arial" w:hAnsi="Arial" w:cs="Arial"/>
          <w:sz w:val="24"/>
          <w:szCs w:val="24"/>
        </w:rPr>
        <w:t xml:space="preserve">unicipais etc., ou seja, fornece uma solução de Tecnologia da Informação que permite o atendimento </w:t>
      </w:r>
      <w:r w:rsidR="00DA194A">
        <w:rPr>
          <w:rFonts w:ascii="Arial" w:hAnsi="Arial" w:cs="Arial"/>
          <w:sz w:val="24"/>
          <w:szCs w:val="24"/>
        </w:rPr>
        <w:t>a</w:t>
      </w:r>
      <w:r w:rsidRPr="00687AE9">
        <w:rPr>
          <w:rFonts w:ascii="Arial" w:hAnsi="Arial" w:cs="Arial"/>
          <w:sz w:val="24"/>
          <w:szCs w:val="24"/>
        </w:rPr>
        <w:t xml:space="preserve"> ocorrências solicitadas a partir da ligação para </w:t>
      </w:r>
      <w:r w:rsidRPr="00687AE9">
        <w:rPr>
          <w:rFonts w:ascii="Arial" w:hAnsi="Arial" w:cs="Arial"/>
          <w:b/>
          <w:sz w:val="24"/>
          <w:szCs w:val="24"/>
        </w:rPr>
        <w:t>um único número tridígito emergencial</w:t>
      </w:r>
      <w:r w:rsidRPr="00687AE9">
        <w:rPr>
          <w:rFonts w:ascii="Arial" w:hAnsi="Arial" w:cs="Arial"/>
          <w:sz w:val="24"/>
          <w:szCs w:val="24"/>
        </w:rPr>
        <w:t xml:space="preserve"> (190-PM, 192-SAMU, 193-BM, 191-PRF, dentre outros). 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829A2" w:rsidRDefault="0061476B">
      <w:pPr>
        <w:spacing w:after="0" w:line="360" w:lineRule="auto"/>
        <w:ind w:right="11" w:firstLine="708"/>
        <w:contextualSpacing/>
        <w:jc w:val="center"/>
        <w:rPr>
          <w:rFonts w:ascii="Arial" w:hAnsi="Arial" w:cs="Arial"/>
          <w:sz w:val="24"/>
          <w:szCs w:val="24"/>
        </w:rPr>
        <w:pPrChange w:id="152" w:author="SEAD" w:date="2019-12-09T15:46:00Z">
          <w:pPr>
            <w:spacing w:after="0" w:line="360" w:lineRule="auto"/>
            <w:ind w:right="11" w:firstLine="708"/>
            <w:contextualSpacing/>
            <w:jc w:val="both"/>
          </w:pPr>
        </w:pPrChange>
      </w:pPr>
      <w:commentRangeStart w:id="153"/>
      <w:commentRangeStart w:id="154"/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72458" cy="1199071"/>
            <wp:effectExtent l="0" t="0" r="4445" b="1270"/>
            <wp:docPr id="1829" name="Imagem 1829" descr="http://www.justica.gov.br/sua-seguranca/seguranca-publica/sinesp-1/seguranca-publica-2/@@collective.cover.banner/f11d1a187ca44494a9c987c3781a707f/@@images/65007b70-f6e6-4d2f-adb7-6600b6ea5a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justica.gov.br/sua-seguranca/seguranca-publica/sinesp-1/seguranca-publica-2/@@collective.cover.banner/f11d1a187ca44494a9c987c3781a707f/@@images/65007b70-f6e6-4d2f-adb7-6600b6ea5a08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325" cy="12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3"/>
      <w:r w:rsidR="002D31A8" w:rsidRPr="00687AE9">
        <w:rPr>
          <w:rStyle w:val="Refdecomentrio"/>
          <w:rFonts w:ascii="Arial" w:hAnsi="Arial" w:cs="Arial"/>
        </w:rPr>
        <w:commentReference w:id="153"/>
      </w:r>
      <w:commentRangeEnd w:id="154"/>
      <w:r w:rsidR="00525CB8">
        <w:rPr>
          <w:rStyle w:val="Refdecomentrio"/>
        </w:rPr>
        <w:commentReference w:id="154"/>
      </w:r>
    </w:p>
    <w:p w:rsidR="0061476B" w:rsidRPr="00687AE9" w:rsidDel="00540831" w:rsidRDefault="005209FF" w:rsidP="00687AE9">
      <w:pPr>
        <w:spacing w:after="0" w:line="240" w:lineRule="auto"/>
        <w:ind w:right="11"/>
        <w:contextualSpacing/>
        <w:jc w:val="both"/>
        <w:rPr>
          <w:del w:id="155" w:author="SEAD" w:date="2019-12-09T15:47:00Z"/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Figura 1</w:t>
      </w:r>
      <w:r w:rsidR="00590711" w:rsidRPr="00687AE9">
        <w:rPr>
          <w:rFonts w:ascii="Arial" w:hAnsi="Arial" w:cs="Arial"/>
          <w:b/>
          <w:color w:val="FF0000"/>
        </w:rPr>
        <w:t>1</w:t>
      </w:r>
      <w:r w:rsidR="0061476B" w:rsidRPr="00687AE9">
        <w:rPr>
          <w:rFonts w:ascii="Arial" w:hAnsi="Arial" w:cs="Arial"/>
          <w:b/>
        </w:rPr>
        <w:t>:</w:t>
      </w:r>
      <w:r w:rsidR="0061476B" w:rsidRPr="00687AE9">
        <w:rPr>
          <w:rFonts w:ascii="Arial" w:hAnsi="Arial" w:cs="Arial"/>
        </w:rPr>
        <w:t xml:space="preserve"> </w:t>
      </w:r>
      <w:r w:rsidR="0061476B" w:rsidRPr="00687AE9">
        <w:rPr>
          <w:rFonts w:ascii="Arial" w:hAnsi="Arial" w:cs="Arial"/>
          <w:color w:val="FF0000"/>
        </w:rPr>
        <w:t>S</w:t>
      </w:r>
      <w:r w:rsidR="002D31A8" w:rsidRPr="00687AE9">
        <w:rPr>
          <w:rFonts w:ascii="Arial" w:hAnsi="Arial" w:cs="Arial"/>
          <w:color w:val="FF0000"/>
        </w:rPr>
        <w:t>INESP</w:t>
      </w:r>
      <w:r w:rsidR="0061476B" w:rsidRPr="00687AE9">
        <w:rPr>
          <w:rFonts w:ascii="Arial" w:hAnsi="Arial" w:cs="Arial"/>
          <w:color w:val="FF0000"/>
        </w:rPr>
        <w:t xml:space="preserve"> CAD</w:t>
      </w:r>
      <w:r w:rsidR="00DA194A">
        <w:rPr>
          <w:rFonts w:ascii="Arial" w:hAnsi="Arial" w:cs="Arial"/>
          <w:color w:val="FF0000"/>
        </w:rPr>
        <w:t>,</w:t>
      </w:r>
      <w:r w:rsidR="002D31A8" w:rsidRPr="00687AE9">
        <w:rPr>
          <w:rFonts w:ascii="Arial" w:hAnsi="Arial" w:cs="Arial"/>
          <w:color w:val="FF0000"/>
        </w:rPr>
        <w:t xml:space="preserve"> uma </w:t>
      </w:r>
      <w:r w:rsidR="0061476B" w:rsidRPr="00687AE9">
        <w:rPr>
          <w:rFonts w:ascii="Arial" w:hAnsi="Arial" w:cs="Arial"/>
          <w:color w:val="FF0000"/>
        </w:rPr>
        <w:t xml:space="preserve">solução de suporte </w:t>
      </w:r>
      <w:r w:rsidR="00DA194A">
        <w:rPr>
          <w:rFonts w:ascii="Arial" w:hAnsi="Arial" w:cs="Arial"/>
          <w:color w:val="FF0000"/>
        </w:rPr>
        <w:t>a</w:t>
      </w:r>
      <w:r w:rsidR="0061476B" w:rsidRPr="00687AE9">
        <w:rPr>
          <w:rFonts w:ascii="Arial" w:hAnsi="Arial" w:cs="Arial"/>
          <w:color w:val="FF0000"/>
        </w:rPr>
        <w:t xml:space="preserve"> serviços públicos emergenciais.</w:t>
      </w:r>
      <w:ins w:id="156" w:author="SEAD" w:date="2019-12-09T15:47:00Z">
        <w:r w:rsidR="00540831">
          <w:rPr>
            <w:rFonts w:ascii="Arial" w:hAnsi="Arial" w:cs="Arial"/>
            <w:b/>
            <w:color w:val="FF0000"/>
          </w:rPr>
          <w:t xml:space="preserve"> </w:t>
        </w:r>
      </w:ins>
      <w:commentRangeStart w:id="157"/>
    </w:p>
    <w:p w:rsidR="0061476B" w:rsidRPr="00687AE9" w:rsidRDefault="0061476B" w:rsidP="00687AE9">
      <w:pPr>
        <w:spacing w:after="0" w:line="240" w:lineRule="auto"/>
        <w:ind w:right="11"/>
        <w:contextualSpacing/>
        <w:jc w:val="both"/>
        <w:rPr>
          <w:rFonts w:ascii="Arial" w:hAnsi="Arial" w:cs="Arial"/>
          <w:color w:val="FF0000"/>
        </w:rPr>
      </w:pPr>
      <w:r w:rsidRPr="00687AE9">
        <w:rPr>
          <w:rFonts w:ascii="Arial" w:hAnsi="Arial" w:cs="Arial"/>
          <w:b/>
          <w:color w:val="FF0000"/>
        </w:rPr>
        <w:t>Fonte:</w:t>
      </w:r>
      <w:r w:rsidRPr="00687AE9">
        <w:rPr>
          <w:rFonts w:ascii="Arial" w:hAnsi="Arial" w:cs="Arial"/>
          <w:color w:val="FF0000"/>
        </w:rPr>
        <w:t xml:space="preserve"> </w:t>
      </w:r>
      <w:ins w:id="158" w:author="SEAD" w:date="2019-12-09T15:46:00Z">
        <w:r w:rsidR="00540831">
          <w:rPr>
            <w:rFonts w:ascii="Arial" w:hAnsi="Arial" w:cs="Arial"/>
            <w:color w:val="FF0000"/>
          </w:rPr>
          <w:t>Brasil</w:t>
        </w:r>
      </w:ins>
      <w:del w:id="159" w:author="SEAD" w:date="2019-12-09T15:46:00Z">
        <w:r w:rsidR="003D702B" w:rsidDel="00540831">
          <w:rPr>
            <w:rFonts w:ascii="Arial" w:hAnsi="Arial" w:cs="Arial"/>
            <w:color w:val="FF0000"/>
          </w:rPr>
          <w:delText>BRASIL</w:delText>
        </w:r>
      </w:del>
      <w:ins w:id="160" w:author="SEAD" w:date="2019-12-09T15:52:00Z">
        <w:r w:rsidR="00525CB8">
          <w:rPr>
            <w:rFonts w:ascii="Arial" w:hAnsi="Arial" w:cs="Arial"/>
            <w:color w:val="FF0000"/>
          </w:rPr>
          <w:t xml:space="preserve">, </w:t>
        </w:r>
      </w:ins>
      <w:del w:id="161" w:author="SEAD" w:date="2019-12-09T15:52:00Z">
        <w:r w:rsidRPr="00687AE9" w:rsidDel="00525CB8">
          <w:rPr>
            <w:rFonts w:ascii="Arial" w:hAnsi="Arial" w:cs="Arial"/>
            <w:color w:val="FF0000"/>
          </w:rPr>
          <w:delText xml:space="preserve"> </w:delText>
        </w:r>
      </w:del>
      <w:r w:rsidRPr="00687AE9">
        <w:rPr>
          <w:rFonts w:ascii="Arial" w:hAnsi="Arial" w:cs="Arial"/>
          <w:color w:val="FF0000"/>
        </w:rPr>
        <w:t>(2019</w:t>
      </w:r>
      <w:proofErr w:type="gramStart"/>
      <w:r w:rsidRPr="00687AE9">
        <w:rPr>
          <w:rFonts w:ascii="Arial" w:hAnsi="Arial" w:cs="Arial"/>
          <w:color w:val="FF0000"/>
        </w:rPr>
        <w:t>).</w:t>
      </w:r>
      <w:commentRangeEnd w:id="157"/>
      <w:proofErr w:type="gramEnd"/>
      <w:r w:rsidR="00540831">
        <w:rPr>
          <w:rStyle w:val="Refdecomentrio"/>
        </w:rPr>
        <w:commentReference w:id="157"/>
      </w:r>
    </w:p>
    <w:p w:rsidR="0061476B" w:rsidRPr="00687AE9" w:rsidRDefault="0061476B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lastRenderedPageBreak/>
        <w:t>O sistema integra as agências de segurança pública em âmbito nacional, estadual e municipal, promovendo uma gestão mais eficaz dos recursos humanos e operacionais disponíveis e diminuindo o tempo de resposta.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Caso um cidadão precise de atendimento, ao ligar para o serviço de emergência</w:t>
      </w:r>
      <w:r w:rsidR="000B0AD2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receberá atendimento através do sistema, no qual são registradas informações relativas a solicitações emergenciais</w:t>
      </w:r>
      <w:r w:rsidR="000B0AD2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tais como a natureza do fato comunicado, endereço para atendimento, nome ou condições da vítima e/ou do informante da ocorrência. 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es dados são colhidos pelo atendente, mas outros dados são automaticamente registrados: data e hora da ocorrência, identidade do responsável pelo atendimento e congêneres.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Após a fase de atendimento, o incidente gerado é distribuído entre as corporações que, de maneira sistematizada, realizam o despacho da ocorrência emergencial para a equipe de serviço especializada</w:t>
      </w:r>
      <w:r w:rsidR="000B0AD2">
        <w:rPr>
          <w:rFonts w:ascii="Arial" w:hAnsi="Arial" w:cs="Arial"/>
          <w:sz w:val="24"/>
          <w:szCs w:val="24"/>
        </w:rPr>
        <w:t xml:space="preserve"> em</w:t>
      </w:r>
      <w:r w:rsidRPr="00687AE9">
        <w:rPr>
          <w:rFonts w:ascii="Arial" w:hAnsi="Arial" w:cs="Arial"/>
          <w:sz w:val="24"/>
          <w:szCs w:val="24"/>
        </w:rPr>
        <w:t xml:space="preserve"> atender à solicitação. As viaturas são cadastradas previamente no próprio sistema, para identificação de disponibilidade e dos agentes que as compõem.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Assim como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687AE9">
        <w:rPr>
          <w:rFonts w:ascii="Arial" w:hAnsi="Arial" w:cs="Arial"/>
          <w:b/>
          <w:sz w:val="24"/>
          <w:szCs w:val="24"/>
        </w:rPr>
        <w:t>PPe</w:t>
      </w:r>
      <w:proofErr w:type="spellEnd"/>
      <w:proofErr w:type="gramEnd"/>
      <w:r w:rsidRPr="00687AE9">
        <w:rPr>
          <w:rFonts w:ascii="Arial" w:hAnsi="Arial" w:cs="Arial"/>
          <w:sz w:val="24"/>
          <w:szCs w:val="24"/>
        </w:rPr>
        <w:t xml:space="preserve">,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CAD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61476B" w:rsidRPr="00687AE9">
        <w:rPr>
          <w:rFonts w:ascii="Arial" w:hAnsi="Arial" w:cs="Arial"/>
          <w:sz w:val="24"/>
          <w:szCs w:val="24"/>
        </w:rPr>
        <w:t xml:space="preserve">também </w:t>
      </w:r>
      <w:r w:rsidRPr="00687AE9">
        <w:rPr>
          <w:rFonts w:ascii="Arial" w:hAnsi="Arial" w:cs="Arial"/>
          <w:sz w:val="24"/>
          <w:szCs w:val="24"/>
        </w:rPr>
        <w:t xml:space="preserve">é oferecido gratuitamente aos </w:t>
      </w:r>
      <w:r w:rsidR="00CF1B01">
        <w:rPr>
          <w:rFonts w:ascii="Arial" w:hAnsi="Arial" w:cs="Arial"/>
          <w:sz w:val="24"/>
          <w:szCs w:val="24"/>
        </w:rPr>
        <w:t>e</w:t>
      </w:r>
      <w:r w:rsidR="00CF1B01" w:rsidRPr="00687AE9">
        <w:rPr>
          <w:rFonts w:ascii="Arial" w:hAnsi="Arial" w:cs="Arial"/>
          <w:sz w:val="24"/>
          <w:szCs w:val="24"/>
        </w:rPr>
        <w:t xml:space="preserve">stados </w:t>
      </w:r>
      <w:r w:rsidRPr="00687AE9">
        <w:rPr>
          <w:rFonts w:ascii="Arial" w:hAnsi="Arial" w:cs="Arial"/>
          <w:sz w:val="24"/>
          <w:szCs w:val="24"/>
        </w:rPr>
        <w:t>e órgãos públicos interessados.</w:t>
      </w:r>
    </w:p>
    <w:p w:rsidR="0061476B" w:rsidRPr="00687AE9" w:rsidRDefault="0061476B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7B0C5C" w:rsidRPr="00687AE9" w:rsidRDefault="007B0C5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>SINESP Análise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</w:p>
    <w:p w:rsidR="007F0932" w:rsidRPr="00687AE9" w:rsidRDefault="003D702B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7F0932" w:rsidRPr="00687AE9">
        <w:rPr>
          <w:rFonts w:ascii="Arial" w:hAnsi="Arial" w:cs="Arial"/>
          <w:sz w:val="24"/>
          <w:szCs w:val="24"/>
        </w:rPr>
        <w:t xml:space="preserve">odas as informações produzidas e coletadas pelo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="007F0932" w:rsidRPr="00687AE9">
        <w:rPr>
          <w:rFonts w:ascii="Arial" w:hAnsi="Arial" w:cs="Arial"/>
          <w:sz w:val="24"/>
          <w:szCs w:val="24"/>
        </w:rPr>
        <w:t xml:space="preserve"> são encaminhadas ao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Integração</w:t>
      </w:r>
      <w:r w:rsidR="002D31A8" w:rsidRPr="00687AE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Esse</w:t>
      </w:r>
      <w:r w:rsidR="00CF1B01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 xml:space="preserve">aglomerado de informações é analisado por uma solução de suporte à gestão: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Análise</w:t>
      </w:r>
      <w:r w:rsidR="007F0932" w:rsidRPr="00687AE9">
        <w:rPr>
          <w:rFonts w:ascii="Arial" w:hAnsi="Arial" w:cs="Arial"/>
          <w:sz w:val="24"/>
          <w:szCs w:val="24"/>
        </w:rPr>
        <w:t>.</w:t>
      </w:r>
    </w:p>
    <w:p w:rsidR="00D829A2" w:rsidRDefault="007B0C5C">
      <w:pPr>
        <w:spacing w:after="0" w:line="360" w:lineRule="auto"/>
        <w:ind w:right="11" w:firstLine="850"/>
        <w:contextualSpacing/>
        <w:jc w:val="center"/>
        <w:rPr>
          <w:rFonts w:ascii="Arial" w:hAnsi="Arial" w:cs="Arial"/>
          <w:sz w:val="24"/>
          <w:szCs w:val="24"/>
        </w:rPr>
        <w:pPrChange w:id="162" w:author="SEAD" w:date="2019-12-09T15:47:00Z">
          <w:pPr>
            <w:spacing w:after="0" w:line="360" w:lineRule="auto"/>
            <w:ind w:right="11" w:firstLine="850"/>
            <w:contextualSpacing/>
            <w:jc w:val="both"/>
          </w:pPr>
        </w:pPrChange>
      </w:pPr>
      <w:commentRangeStart w:id="163"/>
      <w:commentRangeStart w:id="164"/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71955" cy="1198710"/>
            <wp:effectExtent l="0" t="0" r="4445" b="1905"/>
            <wp:docPr id="1830" name="Imagem 1830" descr="http://www.justica.gov.br/sua-seguranca/seguranca-publica/sinesp-1/seguranca-publica-2/@@collective.cover.banner/a4ef9f05436f4c0e9311a5a810e512e4/@@images/e9fb94cf-09ad-4998-87bd-0394d3e945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justica.gov.br/sua-seguranca/seguranca-publica/sinesp-1/seguranca-publica-2/@@collective.cover.banner/a4ef9f05436f4c0e9311a5a810e512e4/@@images/e9fb94cf-09ad-4998-87bd-0394d3e94582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20" cy="121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3"/>
      <w:r w:rsidR="002D31A8" w:rsidRPr="00687AE9">
        <w:rPr>
          <w:rStyle w:val="Refdecomentrio"/>
          <w:rFonts w:ascii="Arial" w:hAnsi="Arial" w:cs="Arial"/>
        </w:rPr>
        <w:commentReference w:id="163"/>
      </w:r>
      <w:commentRangeEnd w:id="164"/>
      <w:r w:rsidR="00525CB8">
        <w:rPr>
          <w:rStyle w:val="Refdecomentrio"/>
        </w:rPr>
        <w:commentReference w:id="164"/>
      </w:r>
    </w:p>
    <w:p w:rsidR="007B0C5C" w:rsidRPr="00687AE9" w:rsidDel="00540831" w:rsidRDefault="005209FF" w:rsidP="00687AE9">
      <w:pPr>
        <w:spacing w:after="0" w:line="240" w:lineRule="auto"/>
        <w:ind w:right="11"/>
        <w:contextualSpacing/>
        <w:jc w:val="both"/>
        <w:rPr>
          <w:del w:id="165" w:author="SEAD" w:date="2019-12-09T15:47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1</w:t>
      </w:r>
      <w:r w:rsidR="00590711" w:rsidRPr="00687AE9">
        <w:rPr>
          <w:rFonts w:ascii="Arial" w:hAnsi="Arial" w:cs="Arial"/>
          <w:b/>
          <w:color w:val="FF0000"/>
          <w:sz w:val="24"/>
          <w:szCs w:val="24"/>
        </w:rPr>
        <w:t>2</w:t>
      </w:r>
      <w:r w:rsidR="007B0C5C" w:rsidRPr="00687AE9">
        <w:rPr>
          <w:rFonts w:ascii="Arial" w:hAnsi="Arial" w:cs="Arial"/>
          <w:b/>
          <w:sz w:val="24"/>
          <w:szCs w:val="24"/>
        </w:rPr>
        <w:t>:</w:t>
      </w:r>
      <w:r w:rsidR="007B0C5C" w:rsidRPr="00687AE9">
        <w:rPr>
          <w:rFonts w:ascii="Arial" w:hAnsi="Arial" w:cs="Arial"/>
          <w:sz w:val="24"/>
          <w:szCs w:val="24"/>
        </w:rPr>
        <w:t xml:space="preserve"> </w:t>
      </w:r>
      <w:r w:rsidR="007B0C5C" w:rsidRPr="00687AE9">
        <w:rPr>
          <w:rFonts w:ascii="Arial" w:hAnsi="Arial" w:cs="Arial"/>
          <w:color w:val="FF0000"/>
          <w:sz w:val="24"/>
          <w:szCs w:val="24"/>
        </w:rPr>
        <w:t>S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>INESP</w:t>
      </w:r>
      <w:r w:rsidR="00CF1B01">
        <w:rPr>
          <w:rFonts w:ascii="Arial" w:hAnsi="Arial" w:cs="Arial"/>
          <w:color w:val="FF0000"/>
          <w:sz w:val="24"/>
          <w:szCs w:val="24"/>
        </w:rPr>
        <w:t>,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CF1B01">
        <w:rPr>
          <w:rFonts w:ascii="Arial" w:hAnsi="Arial" w:cs="Arial"/>
          <w:color w:val="FF0000"/>
          <w:sz w:val="24"/>
          <w:szCs w:val="24"/>
        </w:rPr>
        <w:t>a</w:t>
      </w:r>
      <w:r w:rsidR="007B0C5C" w:rsidRPr="00687AE9">
        <w:rPr>
          <w:rFonts w:ascii="Arial" w:hAnsi="Arial" w:cs="Arial"/>
          <w:color w:val="FF0000"/>
          <w:sz w:val="24"/>
          <w:szCs w:val="24"/>
        </w:rPr>
        <w:t xml:space="preserve">nálise 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>uma</w:t>
      </w:r>
      <w:r w:rsidR="007B0C5C" w:rsidRPr="00687AE9">
        <w:rPr>
          <w:rFonts w:ascii="Arial" w:hAnsi="Arial" w:cs="Arial"/>
          <w:color w:val="FF0000"/>
          <w:sz w:val="24"/>
          <w:szCs w:val="24"/>
        </w:rPr>
        <w:t xml:space="preserve"> ferramenta avançada de </w:t>
      </w:r>
      <w:r w:rsidR="007B0C5C" w:rsidRPr="002C21CC">
        <w:rPr>
          <w:rFonts w:ascii="Arial" w:hAnsi="Arial" w:cs="Arial"/>
          <w:i/>
          <w:color w:val="FF0000"/>
          <w:sz w:val="24"/>
          <w:szCs w:val="24"/>
          <w:highlight w:val="cyan"/>
        </w:rPr>
        <w:t xml:space="preserve">Business </w:t>
      </w:r>
      <w:proofErr w:type="spellStart"/>
      <w:r w:rsidR="007B0C5C" w:rsidRPr="002C21CC">
        <w:rPr>
          <w:rFonts w:ascii="Arial" w:hAnsi="Arial" w:cs="Arial"/>
          <w:i/>
          <w:color w:val="FF0000"/>
          <w:sz w:val="24"/>
          <w:szCs w:val="24"/>
          <w:highlight w:val="cyan"/>
        </w:rPr>
        <w:t>Intelligence</w:t>
      </w:r>
      <w:proofErr w:type="spellEnd"/>
      <w:r w:rsidR="00CF1B01">
        <w:rPr>
          <w:rFonts w:ascii="Arial" w:hAnsi="Arial" w:cs="Arial"/>
          <w:color w:val="FF0000"/>
          <w:sz w:val="24"/>
          <w:szCs w:val="24"/>
        </w:rPr>
        <w:t>.</w:t>
      </w:r>
      <w:ins w:id="166" w:author="SEAD" w:date="2019-12-09T15:47:00Z">
        <w:r w:rsidR="00540831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  <w:commentRangeStart w:id="167"/>
    </w:p>
    <w:p w:rsidR="007B0C5C" w:rsidRPr="00687AE9" w:rsidRDefault="007B0C5C" w:rsidP="00687AE9">
      <w:pPr>
        <w:spacing w:after="0" w:line="24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FF523A">
        <w:rPr>
          <w:rFonts w:ascii="Arial" w:hAnsi="Arial" w:cs="Arial"/>
          <w:color w:val="FF0000"/>
          <w:sz w:val="24"/>
          <w:szCs w:val="24"/>
        </w:rPr>
        <w:t>Brasil</w:t>
      </w:r>
      <w:ins w:id="168" w:author="SEAD" w:date="2019-12-09T15:52:00Z">
        <w:r w:rsidR="00525CB8">
          <w:rPr>
            <w:rFonts w:ascii="Arial" w:hAnsi="Arial" w:cs="Arial"/>
            <w:color w:val="FF0000"/>
            <w:sz w:val="24"/>
            <w:szCs w:val="24"/>
          </w:rPr>
          <w:t xml:space="preserve">, </w:t>
        </w:r>
      </w:ins>
      <w:del w:id="169" w:author="SEAD" w:date="2019-12-09T15:52:00Z">
        <w:r w:rsidRPr="00687AE9" w:rsidDel="00525CB8">
          <w:rPr>
            <w:rFonts w:ascii="Arial" w:hAnsi="Arial" w:cs="Arial"/>
            <w:color w:val="FF0000"/>
            <w:sz w:val="24"/>
            <w:szCs w:val="24"/>
          </w:rPr>
          <w:delText xml:space="preserve"> </w:delText>
        </w:r>
      </w:del>
      <w:r w:rsidRPr="00687AE9">
        <w:rPr>
          <w:rFonts w:ascii="Arial" w:hAnsi="Arial" w:cs="Arial"/>
          <w:color w:val="FF0000"/>
          <w:sz w:val="24"/>
          <w:szCs w:val="24"/>
        </w:rPr>
        <w:t>(2019</w:t>
      </w:r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).</w:t>
      </w:r>
      <w:commentRangeEnd w:id="167"/>
      <w:proofErr w:type="gramEnd"/>
      <w:r w:rsidR="00540831">
        <w:rPr>
          <w:rStyle w:val="Refdecomentrio"/>
        </w:rPr>
        <w:commentReference w:id="167"/>
      </w:r>
    </w:p>
    <w:p w:rsidR="007B0C5C" w:rsidRPr="00687AE9" w:rsidRDefault="007B0C5C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Trata-se de uma ferramenta avançada de </w:t>
      </w:r>
      <w:r w:rsidRPr="00687AE9">
        <w:rPr>
          <w:rFonts w:ascii="Arial" w:hAnsi="Arial" w:cs="Arial"/>
          <w:b/>
          <w:i/>
          <w:sz w:val="24"/>
          <w:szCs w:val="24"/>
          <w:highlight w:val="cyan"/>
        </w:rPr>
        <w:t xml:space="preserve">Business </w:t>
      </w:r>
      <w:proofErr w:type="spellStart"/>
      <w:r w:rsidRPr="00687AE9">
        <w:rPr>
          <w:rFonts w:ascii="Arial" w:hAnsi="Arial" w:cs="Arial"/>
          <w:b/>
          <w:i/>
          <w:sz w:val="24"/>
          <w:szCs w:val="24"/>
          <w:highlight w:val="cyan"/>
        </w:rPr>
        <w:t>Intelligence</w:t>
      </w:r>
      <w:proofErr w:type="spellEnd"/>
      <w:r w:rsidRPr="00687AE9">
        <w:rPr>
          <w:rFonts w:ascii="Arial" w:hAnsi="Arial" w:cs="Arial"/>
          <w:b/>
          <w:sz w:val="24"/>
          <w:szCs w:val="24"/>
        </w:rPr>
        <w:t xml:space="preserve"> (BI).</w:t>
      </w:r>
      <w:r w:rsidRPr="00687AE9">
        <w:rPr>
          <w:rFonts w:ascii="Arial" w:hAnsi="Arial" w:cs="Arial"/>
          <w:sz w:val="24"/>
          <w:szCs w:val="24"/>
        </w:rPr>
        <w:t xml:space="preserve">  As soluções de BI: </w:t>
      </w:r>
    </w:p>
    <w:p w:rsidR="005666B5" w:rsidRPr="00687AE9" w:rsidRDefault="005666B5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61476B" w:rsidRPr="00687AE9" w:rsidRDefault="0061476B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&lt;Abrir Citação&gt;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687AE9">
        <w:rPr>
          <w:rFonts w:ascii="Arial" w:hAnsi="Arial" w:cs="Arial"/>
          <w:color w:val="FF0000"/>
          <w:sz w:val="24"/>
          <w:szCs w:val="24"/>
        </w:rPr>
        <w:lastRenderedPageBreak/>
        <w:t xml:space="preserve">“[...] proporcionam uma forma de acumular dados para encontrar informações, principalmente por meio de consultas. Estas ferramentas auxiliam na preparação de dados para análises, possibilitando a criação de relatórios, painéis e visualizações de dados. Os resultados dão aos funcionários e gerentes o poder de acelerar e aprimorar as tomadas de decisões, aumentar a eficiência operacional, localizar potenciais de receita, identificar as tendências do mercado [...]” </w:t>
      </w:r>
      <w:r w:rsidRPr="00687AE9">
        <w:rPr>
          <w:rFonts w:ascii="Arial" w:hAnsi="Arial" w:cs="Arial"/>
          <w:color w:val="FF0000"/>
          <w:sz w:val="24"/>
          <w:szCs w:val="24"/>
          <w:shd w:val="clear" w:color="auto" w:fill="FFFFFF"/>
        </w:rPr>
        <w:t xml:space="preserve">(MICROSOFT AZURE, </w:t>
      </w:r>
      <w:r w:rsidR="003D702B">
        <w:rPr>
          <w:rFonts w:ascii="Arial" w:hAnsi="Arial" w:cs="Arial"/>
          <w:color w:val="FF0000"/>
          <w:sz w:val="24"/>
          <w:szCs w:val="24"/>
          <w:shd w:val="clear" w:color="auto" w:fill="FFFFFF"/>
        </w:rPr>
        <w:t>2019</w:t>
      </w:r>
      <w:r w:rsidRPr="00687AE9">
        <w:rPr>
          <w:rFonts w:ascii="Arial" w:hAnsi="Arial" w:cs="Arial"/>
          <w:color w:val="FF0000"/>
          <w:sz w:val="24"/>
          <w:szCs w:val="24"/>
          <w:shd w:val="clear" w:color="auto" w:fill="FFFFFF"/>
        </w:rPr>
        <w:t>)</w:t>
      </w:r>
      <w:r w:rsidR="003D702B">
        <w:rPr>
          <w:rFonts w:ascii="Arial" w:hAnsi="Arial" w:cs="Arial"/>
          <w:color w:val="FF0000"/>
          <w:sz w:val="24"/>
          <w:szCs w:val="24"/>
          <w:shd w:val="clear" w:color="auto" w:fill="FFFFFF"/>
        </w:rPr>
        <w:t>.</w:t>
      </w:r>
    </w:p>
    <w:p w:rsidR="0061476B" w:rsidRPr="00687AE9" w:rsidRDefault="0061476B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&lt;Fechar Citação&gt;</w:t>
      </w:r>
    </w:p>
    <w:p w:rsidR="0061476B" w:rsidRPr="00687AE9" w:rsidRDefault="0061476B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Assim,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Análise</w:t>
      </w:r>
      <w:r w:rsidRPr="00687AE9">
        <w:rPr>
          <w:rFonts w:ascii="Arial" w:hAnsi="Arial" w:cs="Arial"/>
          <w:sz w:val="24"/>
          <w:szCs w:val="24"/>
        </w:rPr>
        <w:t xml:space="preserve"> permite a extração, cruzamento e análise de dados, construção de painéis gerenciais</w:t>
      </w:r>
      <w:r w:rsidR="002D31A8" w:rsidRPr="00687AE9">
        <w:rPr>
          <w:rFonts w:ascii="Arial" w:hAnsi="Arial" w:cs="Arial"/>
          <w:sz w:val="24"/>
          <w:szCs w:val="24"/>
        </w:rPr>
        <w:t xml:space="preserve">, </w:t>
      </w:r>
      <w:r w:rsidRPr="00687AE9">
        <w:rPr>
          <w:rFonts w:ascii="Arial" w:hAnsi="Arial" w:cs="Arial"/>
          <w:sz w:val="24"/>
          <w:szCs w:val="24"/>
        </w:rPr>
        <w:t xml:space="preserve">chamados </w:t>
      </w:r>
      <w:proofErr w:type="spellStart"/>
      <w:r w:rsidRPr="00687AE9">
        <w:rPr>
          <w:rFonts w:ascii="Arial" w:hAnsi="Arial" w:cs="Arial"/>
          <w:i/>
          <w:sz w:val="24"/>
          <w:szCs w:val="24"/>
          <w:highlight w:val="cyan"/>
        </w:rPr>
        <w:t>dashboards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 e elaboração de mapas de múltiplas fontes de dados, objetivando o auxílio na formulação, </w:t>
      </w:r>
      <w:proofErr w:type="gramStart"/>
      <w:r w:rsidRPr="00687AE9">
        <w:rPr>
          <w:rFonts w:ascii="Arial" w:hAnsi="Arial" w:cs="Arial"/>
          <w:sz w:val="24"/>
          <w:szCs w:val="24"/>
        </w:rPr>
        <w:t>implementação</w:t>
      </w:r>
      <w:proofErr w:type="gramEnd"/>
      <w:r w:rsidRPr="00687AE9">
        <w:rPr>
          <w:rFonts w:ascii="Arial" w:hAnsi="Arial" w:cs="Arial"/>
          <w:sz w:val="24"/>
          <w:szCs w:val="24"/>
        </w:rPr>
        <w:t>, execução, acompanhamento e validação das ações e políticas no âmbito da segurança pública, sistema prisional, execução penal e enfrentamento ao comércio de drogas ilícitas.</w:t>
      </w:r>
    </w:p>
    <w:p w:rsidR="007B0C5C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Dessa forma,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Análise</w:t>
      </w:r>
      <w:r w:rsidRPr="00687AE9">
        <w:rPr>
          <w:rFonts w:ascii="Arial" w:hAnsi="Arial" w:cs="Arial"/>
          <w:sz w:val="24"/>
          <w:szCs w:val="24"/>
        </w:rPr>
        <w:t xml:space="preserve"> se consolida como a solução </w:t>
      </w:r>
      <w:proofErr w:type="gramStart"/>
      <w:r w:rsidRPr="00687AE9">
        <w:rPr>
          <w:rFonts w:ascii="Arial" w:hAnsi="Arial" w:cs="Arial"/>
          <w:sz w:val="24"/>
          <w:szCs w:val="24"/>
        </w:rPr>
        <w:t>responsável por fornecer aos gestores e demais interessados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os meios apropriados para a construção de estudos e estatísticas confiáveis de segurança pública, além de apoiar os processos de investigação e inteligência.</w:t>
      </w:r>
    </w:p>
    <w:p w:rsidR="007F0932" w:rsidRPr="00687AE9" w:rsidRDefault="007F0932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Default="007B0C5C" w:rsidP="00013478">
      <w:pPr>
        <w:spacing w:after="0" w:line="360" w:lineRule="auto"/>
        <w:ind w:right="11"/>
        <w:contextualSpacing/>
        <w:jc w:val="both"/>
        <w:rPr>
          <w:ins w:id="170" w:author="SEAD" w:date="2019-12-09T15:47:00Z"/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7F0932" w:rsidRPr="00687AE9">
        <w:rPr>
          <w:rFonts w:ascii="Arial" w:hAnsi="Arial" w:cs="Arial"/>
          <w:b/>
          <w:sz w:val="24"/>
          <w:szCs w:val="24"/>
        </w:rPr>
        <w:t>Infoseg</w:t>
      </w:r>
      <w:proofErr w:type="spellEnd"/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D829A2" w:rsidRDefault="007F0932">
      <w:pPr>
        <w:spacing w:after="0" w:line="360" w:lineRule="auto"/>
        <w:ind w:right="11" w:firstLine="850"/>
        <w:contextualSpacing/>
        <w:jc w:val="center"/>
        <w:rPr>
          <w:rFonts w:ascii="Arial" w:hAnsi="Arial" w:cs="Arial"/>
          <w:sz w:val="24"/>
          <w:szCs w:val="24"/>
        </w:rPr>
        <w:pPrChange w:id="171" w:author="SEAD" w:date="2019-12-09T15:47:00Z">
          <w:pPr>
            <w:spacing w:after="0" w:line="360" w:lineRule="auto"/>
            <w:ind w:right="11" w:firstLine="850"/>
            <w:contextualSpacing/>
            <w:jc w:val="both"/>
          </w:pPr>
        </w:pPrChange>
      </w:pPr>
      <w:commentRangeStart w:id="172"/>
      <w:commentRangeStart w:id="173"/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73525" cy="1199836"/>
            <wp:effectExtent l="0" t="0" r="3175" b="635"/>
            <wp:docPr id="6" name="Imagem 6" descr="http://www.justica.gov.br/sua-seguranca/seguranca-publica/sinesp-1/seguranca-publica-2/@@collective.cover.banner/c1974acc45ec4300a09dbe1529852de6/@@images/67eb4038-54f2-47ae-ab2b-bd1ed1469fe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justica.gov.br/sua-seguranca/seguranca-publica/sinesp-1/seguranca-publica-2/@@collective.cover.banner/c1974acc45ec4300a09dbe1529852de6/@@images/67eb4038-54f2-47ae-ab2b-bd1ed1469fea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361" cy="12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2"/>
      <w:r w:rsidR="002D31A8" w:rsidRPr="00687AE9">
        <w:rPr>
          <w:rStyle w:val="Refdecomentrio"/>
          <w:rFonts w:ascii="Arial" w:hAnsi="Arial" w:cs="Arial"/>
        </w:rPr>
        <w:commentReference w:id="172"/>
      </w:r>
      <w:commentRangeEnd w:id="173"/>
      <w:r w:rsidR="00525CB8">
        <w:rPr>
          <w:rStyle w:val="Refdecomentrio"/>
        </w:rPr>
        <w:commentReference w:id="173"/>
      </w:r>
    </w:p>
    <w:p w:rsidR="007B0C5C" w:rsidRPr="00687AE9" w:rsidDel="00540831" w:rsidRDefault="007B0C5C" w:rsidP="00013478">
      <w:pPr>
        <w:spacing w:after="0" w:line="360" w:lineRule="auto"/>
        <w:ind w:right="11"/>
        <w:contextualSpacing/>
        <w:jc w:val="both"/>
        <w:rPr>
          <w:del w:id="174" w:author="SEAD" w:date="2019-12-09T15:47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1</w:t>
      </w:r>
      <w:r w:rsidR="00590711" w:rsidRPr="00687AE9">
        <w:rPr>
          <w:rFonts w:ascii="Arial" w:hAnsi="Arial" w:cs="Arial"/>
          <w:b/>
          <w:color w:val="FF0000"/>
          <w:sz w:val="24"/>
          <w:szCs w:val="24"/>
        </w:rPr>
        <w:t>3</w:t>
      </w:r>
      <w:r w:rsidRPr="00687AE9">
        <w:rPr>
          <w:rFonts w:ascii="Arial" w:hAnsi="Arial" w:cs="Arial"/>
          <w:b/>
          <w:sz w:val="24"/>
          <w:szCs w:val="24"/>
        </w:rPr>
        <w:t>: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color w:val="FF0000"/>
          <w:sz w:val="24"/>
          <w:szCs w:val="24"/>
        </w:rPr>
        <w:t>S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>INESP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color w:val="FF0000"/>
          <w:sz w:val="24"/>
          <w:szCs w:val="24"/>
        </w:rPr>
        <w:t>Infoseg</w:t>
      </w:r>
      <w:proofErr w:type="spellEnd"/>
      <w:r w:rsidR="009C0CBF">
        <w:rPr>
          <w:rFonts w:ascii="Arial" w:hAnsi="Arial" w:cs="Arial"/>
          <w:color w:val="FF0000"/>
          <w:sz w:val="24"/>
          <w:szCs w:val="24"/>
        </w:rPr>
        <w:t>,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>um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sistema de pesquisa de uso restrito aos profissionais de segurança pública</w:t>
      </w:r>
      <w:commentRangeStart w:id="175"/>
      <w:r w:rsidR="009C0CBF">
        <w:rPr>
          <w:rFonts w:ascii="Arial" w:hAnsi="Arial" w:cs="Arial"/>
          <w:color w:val="FF0000"/>
          <w:sz w:val="24"/>
          <w:szCs w:val="24"/>
        </w:rPr>
        <w:t>.</w:t>
      </w:r>
      <w:ins w:id="176" w:author="SEAD" w:date="2019-12-09T15:47:00Z">
        <w:r w:rsidR="00540831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7B0C5C" w:rsidRPr="00687AE9" w:rsidRDefault="007B0C5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756314">
        <w:rPr>
          <w:rFonts w:ascii="Arial" w:hAnsi="Arial" w:cs="Arial"/>
          <w:color w:val="FF0000"/>
          <w:sz w:val="24"/>
          <w:szCs w:val="24"/>
        </w:rPr>
        <w:t>Brasil</w:t>
      </w:r>
      <w:ins w:id="177" w:author="SEAD" w:date="2019-12-09T15:52:00Z">
        <w:r w:rsidR="00525CB8">
          <w:rPr>
            <w:rFonts w:ascii="Arial" w:hAnsi="Arial" w:cs="Arial"/>
            <w:color w:val="FF0000"/>
            <w:sz w:val="24"/>
            <w:szCs w:val="24"/>
          </w:rPr>
          <w:t xml:space="preserve">, </w:t>
        </w:r>
      </w:ins>
      <w:del w:id="178" w:author="SEAD" w:date="2019-12-09T15:52:00Z">
        <w:r w:rsidRPr="00687AE9" w:rsidDel="00525CB8">
          <w:rPr>
            <w:rFonts w:ascii="Arial" w:hAnsi="Arial" w:cs="Arial"/>
            <w:color w:val="FF0000"/>
            <w:sz w:val="24"/>
            <w:szCs w:val="24"/>
          </w:rPr>
          <w:delText xml:space="preserve"> </w:delText>
        </w:r>
      </w:del>
      <w:r w:rsidRPr="00687AE9">
        <w:rPr>
          <w:rFonts w:ascii="Arial" w:hAnsi="Arial" w:cs="Arial"/>
          <w:color w:val="FF0000"/>
          <w:sz w:val="24"/>
          <w:szCs w:val="24"/>
        </w:rPr>
        <w:t>(2019</w:t>
      </w:r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).</w:t>
      </w:r>
      <w:commentRangeEnd w:id="175"/>
      <w:proofErr w:type="gramEnd"/>
      <w:r w:rsidR="00540831">
        <w:rPr>
          <w:rStyle w:val="Refdecomentrio"/>
        </w:rPr>
        <w:commentReference w:id="175"/>
      </w:r>
    </w:p>
    <w:p w:rsidR="00F714EC" w:rsidRPr="00687AE9" w:rsidRDefault="00F714EC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Default="007F0932" w:rsidP="00013478">
      <w:pPr>
        <w:spacing w:after="0" w:line="360" w:lineRule="auto"/>
        <w:ind w:right="11"/>
        <w:contextualSpacing/>
        <w:jc w:val="both"/>
        <w:rPr>
          <w:ins w:id="179" w:author="SEAD" w:date="2019-12-09T15:48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Solução de pesquisa de uso restrito aos profissionais de segurança pública, justiça, fiscalização e órgãos de controle, que permite buscas inteligentes em soluções integradas de dados e informações referentes </w:t>
      </w:r>
      <w:r w:rsidR="00584B69">
        <w:rPr>
          <w:rFonts w:ascii="Arial" w:hAnsi="Arial" w:cs="Arial"/>
          <w:sz w:val="24"/>
          <w:szCs w:val="24"/>
        </w:rPr>
        <w:t>a</w:t>
      </w:r>
      <w:r w:rsidR="00584B69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indivíduos, veículos, armas e outras informações essenciais às ações policiais e nos processos </w:t>
      </w:r>
      <w:r w:rsidRPr="00687AE9">
        <w:rPr>
          <w:rFonts w:ascii="Arial" w:hAnsi="Arial" w:cs="Arial"/>
          <w:sz w:val="24"/>
          <w:szCs w:val="24"/>
        </w:rPr>
        <w:lastRenderedPageBreak/>
        <w:t xml:space="preserve">investigativos e de inteligência. Permite o uso de descritores combinados, assemelhando-se aos melhores </w:t>
      </w:r>
      <w:r w:rsidRPr="002C21CC">
        <w:rPr>
          <w:rFonts w:ascii="Arial" w:hAnsi="Arial" w:cs="Arial"/>
          <w:i/>
          <w:sz w:val="24"/>
          <w:szCs w:val="24"/>
          <w:highlight w:val="cyan"/>
        </w:rPr>
        <w:t>cases</w:t>
      </w:r>
      <w:r w:rsidRPr="00687AE9">
        <w:rPr>
          <w:rFonts w:ascii="Arial" w:hAnsi="Arial" w:cs="Arial"/>
          <w:sz w:val="24"/>
          <w:szCs w:val="24"/>
        </w:rPr>
        <w:t xml:space="preserve"> de pesquisas do mercado.</w:t>
      </w:r>
    </w:p>
    <w:p w:rsidR="00540831" w:rsidRPr="00687AE9" w:rsidRDefault="0054083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 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b/>
          <w:sz w:val="24"/>
          <w:szCs w:val="24"/>
        </w:rPr>
        <w:t>Infoseg</w:t>
      </w:r>
      <w:proofErr w:type="spellEnd"/>
      <w:r w:rsidRPr="00687AE9">
        <w:rPr>
          <w:rFonts w:ascii="Arial" w:hAnsi="Arial" w:cs="Arial"/>
          <w:sz w:val="24"/>
          <w:szCs w:val="24"/>
        </w:rPr>
        <w:t> faz parte dos esforços da SENASP no desenvolvimento de soluções que melhor atendam às demandas dos profissionais de segurança pública e afins, no que concerne ao fornecimento de mecanismos que permitam o acesso imediato e seguro a dados e informações de múltiplas fontes e órgãos, oferecendo aos profissionais maior agilidade no combate ao crime.</w:t>
      </w:r>
    </w:p>
    <w:p w:rsidR="00F714EC" w:rsidRPr="00687AE9" w:rsidRDefault="00F714EC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B0C5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Cidadão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</w:p>
    <w:p w:rsidR="007F0932" w:rsidRPr="00687AE9" w:rsidRDefault="007F0932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B0C5C" w:rsidRDefault="007F0932" w:rsidP="00013478">
      <w:pPr>
        <w:spacing w:after="0" w:line="360" w:lineRule="auto"/>
        <w:ind w:right="11"/>
        <w:contextualSpacing/>
        <w:jc w:val="both"/>
        <w:rPr>
          <w:ins w:id="180" w:author="SEAD" w:date="2019-12-09T15:48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Cidadão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584B69">
        <w:rPr>
          <w:rFonts w:ascii="Arial" w:hAnsi="Arial" w:cs="Arial"/>
          <w:sz w:val="24"/>
          <w:szCs w:val="24"/>
        </w:rPr>
        <w:t xml:space="preserve">é </w:t>
      </w:r>
      <w:r w:rsidRPr="00687AE9">
        <w:rPr>
          <w:rFonts w:ascii="Arial" w:hAnsi="Arial" w:cs="Arial"/>
          <w:sz w:val="24"/>
          <w:szCs w:val="24"/>
        </w:rPr>
        <w:t xml:space="preserve">um aplicativo para </w:t>
      </w:r>
      <w:proofErr w:type="spellStart"/>
      <w:r w:rsidRPr="00687AE9">
        <w:rPr>
          <w:rFonts w:ascii="Arial" w:hAnsi="Arial" w:cs="Arial"/>
          <w:i/>
          <w:sz w:val="24"/>
          <w:szCs w:val="24"/>
          <w:highlight w:val="cyan"/>
        </w:rPr>
        <w:t>smartphones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 que permite ao cidadão consultar informações de veículos roubados/furtados/clonados, mandados de prisão e pessoas desaparecidas. </w:t>
      </w:r>
    </w:p>
    <w:p w:rsidR="00525CB8" w:rsidRPr="00687AE9" w:rsidRDefault="00525CB8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829A2" w:rsidRDefault="001F345B">
      <w:pPr>
        <w:spacing w:after="0" w:line="360" w:lineRule="auto"/>
        <w:ind w:right="11" w:firstLine="708"/>
        <w:contextualSpacing/>
        <w:jc w:val="center"/>
        <w:rPr>
          <w:rFonts w:ascii="Arial" w:hAnsi="Arial" w:cs="Arial"/>
          <w:b/>
          <w:sz w:val="24"/>
          <w:szCs w:val="24"/>
        </w:rPr>
        <w:pPrChange w:id="181" w:author="SEAD" w:date="2019-12-09T15:48:00Z">
          <w:pPr>
            <w:spacing w:after="0" w:line="360" w:lineRule="auto"/>
            <w:ind w:right="11" w:firstLine="708"/>
            <w:contextualSpacing/>
            <w:jc w:val="both"/>
          </w:pPr>
        </w:pPrChange>
      </w:pPr>
      <w:commentRangeStart w:id="182"/>
      <w:commentRangeStart w:id="183"/>
      <w:r w:rsidRPr="00687AE9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3492635" cy="2581275"/>
            <wp:effectExtent l="0" t="0" r="0" b="0"/>
            <wp:docPr id="1837" name="Imagem 1837" descr="https://amazonasatual.com.br/wp-content/uploads/2014/02/sin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mazonasatual.com.br/wp-content/uploads/2014/02/sinesp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41" cy="25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2"/>
      <w:r w:rsidRPr="00687AE9">
        <w:rPr>
          <w:rStyle w:val="Refdecomentrio"/>
          <w:rFonts w:ascii="Arial" w:hAnsi="Arial" w:cs="Arial"/>
          <w:b/>
        </w:rPr>
        <w:commentReference w:id="182"/>
      </w:r>
      <w:commentRangeEnd w:id="183"/>
      <w:r w:rsidR="00525CB8">
        <w:rPr>
          <w:rStyle w:val="Refdecomentrio"/>
        </w:rPr>
        <w:commentReference w:id="183"/>
      </w:r>
    </w:p>
    <w:p w:rsidR="007B0C5C" w:rsidRPr="00687AE9" w:rsidDel="00525CB8" w:rsidRDefault="007B0C5C" w:rsidP="00013478">
      <w:pPr>
        <w:spacing w:after="0" w:line="360" w:lineRule="auto"/>
        <w:ind w:right="11"/>
        <w:contextualSpacing/>
        <w:jc w:val="both"/>
        <w:rPr>
          <w:del w:id="184" w:author="SEAD" w:date="2019-12-09T15:48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1</w:t>
      </w:r>
      <w:r w:rsidR="00590711" w:rsidRPr="00687AE9">
        <w:rPr>
          <w:rFonts w:ascii="Arial" w:hAnsi="Arial" w:cs="Arial"/>
          <w:b/>
          <w:color w:val="FF0000"/>
          <w:sz w:val="24"/>
          <w:szCs w:val="24"/>
        </w:rPr>
        <w:t>4</w:t>
      </w:r>
      <w:r w:rsidRPr="00687AE9">
        <w:rPr>
          <w:rFonts w:ascii="Arial" w:hAnsi="Arial" w:cs="Arial"/>
          <w:b/>
          <w:sz w:val="24"/>
          <w:szCs w:val="24"/>
        </w:rPr>
        <w:t>: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color w:val="FF0000"/>
          <w:sz w:val="24"/>
          <w:szCs w:val="24"/>
        </w:rPr>
        <w:t>S</w:t>
      </w:r>
      <w:r w:rsidR="002D31A8" w:rsidRPr="00687AE9">
        <w:rPr>
          <w:rFonts w:ascii="Arial" w:hAnsi="Arial" w:cs="Arial"/>
          <w:color w:val="FF0000"/>
          <w:sz w:val="24"/>
          <w:szCs w:val="24"/>
        </w:rPr>
        <w:t xml:space="preserve">INESP </w:t>
      </w:r>
      <w:r w:rsidRPr="00687AE9">
        <w:rPr>
          <w:rFonts w:ascii="Arial" w:hAnsi="Arial" w:cs="Arial"/>
          <w:color w:val="FF0000"/>
          <w:sz w:val="24"/>
          <w:szCs w:val="24"/>
        </w:rPr>
        <w:t>Cidadão</w:t>
      </w:r>
      <w:r w:rsidR="00584B69">
        <w:rPr>
          <w:rFonts w:ascii="Arial" w:hAnsi="Arial" w:cs="Arial"/>
          <w:color w:val="FF0000"/>
          <w:sz w:val="24"/>
          <w:szCs w:val="24"/>
        </w:rPr>
        <w:t>,</w:t>
      </w:r>
      <w:r w:rsidR="00C55B0C" w:rsidRPr="00687AE9">
        <w:rPr>
          <w:rFonts w:ascii="Arial" w:hAnsi="Arial" w:cs="Arial"/>
          <w:color w:val="FF0000"/>
          <w:sz w:val="24"/>
          <w:szCs w:val="24"/>
        </w:rPr>
        <w:t xml:space="preserve"> um </w:t>
      </w:r>
      <w:r w:rsidRPr="00687AE9">
        <w:rPr>
          <w:rFonts w:ascii="Arial" w:hAnsi="Arial" w:cs="Arial"/>
          <w:color w:val="FF0000"/>
          <w:sz w:val="24"/>
          <w:szCs w:val="24"/>
        </w:rPr>
        <w:t>aplicativo para uso do cidadão</w:t>
      </w:r>
      <w:r w:rsidR="00584B69">
        <w:rPr>
          <w:rFonts w:ascii="Arial" w:hAnsi="Arial" w:cs="Arial"/>
          <w:color w:val="FF0000"/>
          <w:sz w:val="24"/>
          <w:szCs w:val="24"/>
        </w:rPr>
        <w:t>.</w:t>
      </w:r>
      <w:ins w:id="185" w:author="SEAD" w:date="2019-12-09T15:48:00Z">
        <w:r w:rsidR="00525CB8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  <w:commentRangeStart w:id="186"/>
    </w:p>
    <w:p w:rsidR="007B0C5C" w:rsidRPr="00687AE9" w:rsidRDefault="007B0C5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1F345B" w:rsidRPr="00687AE9">
        <w:rPr>
          <w:rFonts w:ascii="Arial" w:hAnsi="Arial" w:cs="Arial"/>
          <w:color w:val="FF0000"/>
          <w:sz w:val="24"/>
          <w:szCs w:val="24"/>
        </w:rPr>
        <w:t>A</w:t>
      </w:r>
      <w:r w:rsidR="00FF523A">
        <w:rPr>
          <w:rFonts w:ascii="Arial" w:hAnsi="Arial" w:cs="Arial"/>
          <w:color w:val="FF0000"/>
          <w:sz w:val="24"/>
          <w:szCs w:val="24"/>
        </w:rPr>
        <w:t>plicativo</w:t>
      </w:r>
      <w:ins w:id="187" w:author="SEAD" w:date="2019-12-09T15:52:00Z">
        <w:r w:rsidR="00525CB8">
          <w:rPr>
            <w:rFonts w:ascii="Arial" w:hAnsi="Arial" w:cs="Arial"/>
            <w:color w:val="FF0000"/>
            <w:sz w:val="24"/>
            <w:szCs w:val="24"/>
          </w:rPr>
          <w:t xml:space="preserve">, </w:t>
        </w:r>
      </w:ins>
      <w:del w:id="188" w:author="SEAD" w:date="2019-12-09T15:52:00Z">
        <w:r w:rsidR="00FF523A" w:rsidDel="00525CB8">
          <w:rPr>
            <w:rFonts w:ascii="Arial" w:hAnsi="Arial" w:cs="Arial"/>
            <w:color w:val="FF0000"/>
            <w:sz w:val="24"/>
            <w:szCs w:val="24"/>
          </w:rPr>
          <w:delText>.</w:delText>
        </w:r>
      </w:del>
      <w:del w:id="189" w:author="SEAD" w:date="2019-12-09T15:48:00Z">
        <w:r w:rsidR="00FF523A" w:rsidDel="00525CB8">
          <w:rPr>
            <w:rFonts w:ascii="Arial" w:hAnsi="Arial" w:cs="Arial"/>
            <w:color w:val="FF0000"/>
            <w:sz w:val="24"/>
            <w:szCs w:val="24"/>
          </w:rPr>
          <w:delText>..</w:delText>
        </w:r>
        <w:r w:rsidR="00FF523A" w:rsidRPr="00687AE9" w:rsidDel="00525CB8">
          <w:rPr>
            <w:rFonts w:ascii="Arial" w:hAnsi="Arial" w:cs="Arial"/>
            <w:color w:val="FF0000"/>
            <w:sz w:val="24"/>
            <w:szCs w:val="24"/>
          </w:rPr>
          <w:delText xml:space="preserve"> </w:delText>
        </w:r>
      </w:del>
      <w:r w:rsidR="001F345B" w:rsidRPr="00687AE9">
        <w:rPr>
          <w:rFonts w:ascii="Arial" w:hAnsi="Arial" w:cs="Arial"/>
          <w:color w:val="FF0000"/>
          <w:sz w:val="24"/>
          <w:szCs w:val="24"/>
        </w:rPr>
        <w:t>(201</w:t>
      </w:r>
      <w:r w:rsidR="00FF523A">
        <w:rPr>
          <w:rFonts w:ascii="Arial" w:hAnsi="Arial" w:cs="Arial"/>
          <w:color w:val="FF0000"/>
          <w:sz w:val="24"/>
          <w:szCs w:val="24"/>
        </w:rPr>
        <w:t>4</w:t>
      </w:r>
      <w:r w:rsidR="001F345B" w:rsidRPr="00687AE9">
        <w:rPr>
          <w:rFonts w:ascii="Arial" w:hAnsi="Arial" w:cs="Arial"/>
          <w:color w:val="FF0000"/>
          <w:sz w:val="24"/>
          <w:szCs w:val="24"/>
        </w:rPr>
        <w:t xml:space="preserve">), adaptado por </w:t>
      </w:r>
      <w:proofErr w:type="spellStart"/>
      <w:proofErr w:type="gramStart"/>
      <w:r w:rsidR="001F345B"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584B69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(2019).</w:t>
      </w:r>
      <w:commentRangeEnd w:id="186"/>
      <w:r w:rsidR="00525CB8">
        <w:rPr>
          <w:rStyle w:val="Refdecomentrio"/>
        </w:rPr>
        <w:commentReference w:id="186"/>
      </w:r>
    </w:p>
    <w:p w:rsidR="007B0C5C" w:rsidRPr="00687AE9" w:rsidRDefault="007B0C5C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7B0C5C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 aplicativo representa a interação prática da população com a segurança pública.</w:t>
      </w:r>
      <w:r w:rsidR="00B6104F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Tendo por público-alvo usuários comuns, não policiais, 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Cidadão </w:t>
      </w:r>
      <w:r w:rsidRPr="00687AE9">
        <w:rPr>
          <w:rFonts w:ascii="Arial" w:hAnsi="Arial" w:cs="Arial"/>
          <w:sz w:val="24"/>
          <w:szCs w:val="24"/>
        </w:rPr>
        <w:t xml:space="preserve">possui limitações que o tornam inadequado ao uso profissional, mas extremamente útil para a solução de questões cotidianas. </w:t>
      </w:r>
    </w:p>
    <w:p w:rsidR="007B0C5C" w:rsidRPr="00687AE9" w:rsidRDefault="007B0C5C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7B0C5C" w:rsidRPr="00687AE9" w:rsidRDefault="007B0C5C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7B0C5C" w:rsidRDefault="007B0C5C" w:rsidP="00013478">
      <w:pPr>
        <w:spacing w:after="0" w:line="360" w:lineRule="auto"/>
        <w:ind w:right="11"/>
        <w:contextualSpacing/>
        <w:jc w:val="both"/>
        <w:rPr>
          <w:ins w:id="190" w:author="SEAD" w:date="2019-12-09T15:50:00Z"/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Rede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</w:p>
    <w:p w:rsidR="00525CB8" w:rsidRPr="00687AE9" w:rsidRDefault="00525CB8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proofErr w:type="gramStart"/>
      <w:r w:rsidRPr="00687AE9">
        <w:rPr>
          <w:rFonts w:ascii="Arial" w:hAnsi="Arial" w:cs="Arial"/>
          <w:sz w:val="24"/>
          <w:szCs w:val="24"/>
        </w:rPr>
        <w:t>O </w:t>
      </w:r>
      <w:r w:rsidRPr="00687AE9">
        <w:rPr>
          <w:rFonts w:ascii="Arial" w:hAnsi="Arial" w:cs="Arial"/>
          <w:b/>
          <w:sz w:val="24"/>
          <w:szCs w:val="24"/>
        </w:rPr>
        <w:t>Rede</w:t>
      </w:r>
      <w:proofErr w:type="gramEnd"/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 xml:space="preserve"> é uma solução institucional de comunicação e interação entre profissionais de segurança pública e demais usuários do </w:t>
      </w:r>
      <w:r w:rsidR="005318B5" w:rsidRPr="00687AE9">
        <w:rPr>
          <w:rFonts w:ascii="Arial" w:hAnsi="Arial" w:cs="Arial"/>
          <w:sz w:val="24"/>
          <w:szCs w:val="24"/>
        </w:rPr>
        <w:t>SINESP</w:t>
      </w:r>
      <w:r w:rsidRPr="00687AE9">
        <w:rPr>
          <w:rFonts w:ascii="Arial" w:hAnsi="Arial" w:cs="Arial"/>
          <w:sz w:val="24"/>
          <w:szCs w:val="24"/>
        </w:rPr>
        <w:t>.</w:t>
      </w:r>
    </w:p>
    <w:p w:rsidR="00D829A2" w:rsidRDefault="007B0C5C">
      <w:pPr>
        <w:spacing w:after="0" w:line="360" w:lineRule="auto"/>
        <w:ind w:right="11" w:firstLine="850"/>
        <w:contextualSpacing/>
        <w:jc w:val="center"/>
        <w:rPr>
          <w:rFonts w:ascii="Arial" w:hAnsi="Arial" w:cs="Arial"/>
          <w:sz w:val="24"/>
          <w:szCs w:val="24"/>
        </w:rPr>
        <w:pPrChange w:id="191" w:author="SEAD" w:date="2019-12-09T15:50:00Z">
          <w:pPr>
            <w:spacing w:after="0" w:line="360" w:lineRule="auto"/>
            <w:ind w:right="11" w:firstLine="850"/>
            <w:contextualSpacing/>
            <w:jc w:val="both"/>
          </w:pPr>
        </w:pPrChange>
      </w:pPr>
      <w:commentRangeStart w:id="192"/>
      <w:commentRangeStart w:id="193"/>
      <w:r w:rsidRPr="00687AE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6657" cy="1230760"/>
            <wp:effectExtent l="0" t="0" r="0" b="7620"/>
            <wp:docPr id="1834" name="Imagem 1834" descr="http://www.justica.gov.br/sua-seguranca/seguranca-publica/sinesp-1/seguranca-publica-2/@@collective.cover.banner/b17421fe46364a80b09ee4b8df67acee/@@images/4dae7da0-8c83-4100-89c5-a790173f64b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justica.gov.br/sua-seguranca/seguranca-publica/sinesp-1/seguranca-publica-2/@@collective.cover.banner/b17421fe46364a80b09ee4b8df67acee/@@images/4dae7da0-8c83-4100-89c5-a790173f64b1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677" cy="12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92"/>
      <w:r w:rsidR="00C55B0C" w:rsidRPr="00687AE9">
        <w:rPr>
          <w:rStyle w:val="Refdecomentrio"/>
          <w:rFonts w:ascii="Arial" w:hAnsi="Arial" w:cs="Arial"/>
        </w:rPr>
        <w:commentReference w:id="192"/>
      </w:r>
      <w:commentRangeEnd w:id="193"/>
      <w:r w:rsidR="00525CB8">
        <w:rPr>
          <w:rStyle w:val="Refdecomentrio"/>
        </w:rPr>
        <w:commentReference w:id="193"/>
      </w:r>
    </w:p>
    <w:p w:rsidR="007B0C5C" w:rsidRPr="00687AE9" w:rsidDel="00525CB8" w:rsidRDefault="007B0C5C" w:rsidP="00013478">
      <w:pPr>
        <w:spacing w:after="0" w:line="360" w:lineRule="auto"/>
        <w:ind w:right="11"/>
        <w:contextualSpacing/>
        <w:jc w:val="both"/>
        <w:rPr>
          <w:del w:id="194" w:author="SEAD" w:date="2019-12-09T15:50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1</w:t>
      </w:r>
      <w:r w:rsidR="00590711" w:rsidRPr="00687AE9">
        <w:rPr>
          <w:rFonts w:ascii="Arial" w:hAnsi="Arial" w:cs="Arial"/>
          <w:b/>
          <w:color w:val="FF0000"/>
          <w:sz w:val="24"/>
          <w:szCs w:val="24"/>
        </w:rPr>
        <w:t>5</w:t>
      </w:r>
      <w:r w:rsidRPr="00687AE9">
        <w:rPr>
          <w:rFonts w:ascii="Arial" w:hAnsi="Arial" w:cs="Arial"/>
          <w:b/>
          <w:sz w:val="24"/>
          <w:szCs w:val="24"/>
        </w:rPr>
        <w:t>: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Rede </w:t>
      </w:r>
      <w:r w:rsidR="00C55B0C" w:rsidRPr="00687AE9">
        <w:rPr>
          <w:rFonts w:ascii="Arial" w:hAnsi="Arial" w:cs="Arial"/>
          <w:color w:val="FF0000"/>
          <w:sz w:val="24"/>
          <w:szCs w:val="24"/>
        </w:rPr>
        <w:t>SINESP</w:t>
      </w:r>
      <w:r w:rsidR="00392EDD">
        <w:rPr>
          <w:rFonts w:ascii="Arial" w:hAnsi="Arial" w:cs="Arial"/>
          <w:color w:val="FF0000"/>
          <w:sz w:val="24"/>
          <w:szCs w:val="24"/>
        </w:rPr>
        <w:t>,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C55B0C" w:rsidRPr="00687AE9">
        <w:rPr>
          <w:rFonts w:ascii="Arial" w:hAnsi="Arial" w:cs="Arial"/>
          <w:color w:val="FF0000"/>
          <w:sz w:val="24"/>
          <w:szCs w:val="24"/>
        </w:rPr>
        <w:t>um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aplicativo de comunicação e interação.</w:t>
      </w:r>
      <w:ins w:id="195" w:author="SEAD" w:date="2019-12-09T15:50:00Z">
        <w:r w:rsidR="00525CB8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7B0C5C" w:rsidRPr="00687AE9" w:rsidRDefault="007B0C5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 xml:space="preserve">Fonte: </w:t>
      </w:r>
      <w:commentRangeStart w:id="196"/>
      <w:r w:rsidR="00756314">
        <w:rPr>
          <w:rFonts w:ascii="Arial" w:hAnsi="Arial" w:cs="Arial"/>
          <w:color w:val="FF0000"/>
          <w:sz w:val="24"/>
          <w:szCs w:val="24"/>
        </w:rPr>
        <w:t>B</w:t>
      </w:r>
      <w:ins w:id="197" w:author="SEAD" w:date="2019-12-09T15:50:00Z">
        <w:r w:rsidR="00525CB8">
          <w:rPr>
            <w:rFonts w:ascii="Arial" w:hAnsi="Arial" w:cs="Arial"/>
            <w:color w:val="FF0000"/>
            <w:sz w:val="24"/>
            <w:szCs w:val="24"/>
          </w:rPr>
          <w:t>rasil</w:t>
        </w:r>
      </w:ins>
      <w:del w:id="198" w:author="SEAD" w:date="2019-12-09T15:50:00Z">
        <w:r w:rsidR="00756314" w:rsidDel="00525CB8">
          <w:rPr>
            <w:rFonts w:ascii="Arial" w:hAnsi="Arial" w:cs="Arial"/>
            <w:color w:val="FF0000"/>
            <w:sz w:val="24"/>
            <w:szCs w:val="24"/>
          </w:rPr>
          <w:delText>RASIL</w:delText>
        </w:r>
      </w:del>
      <w:ins w:id="199" w:author="SEAD" w:date="2019-12-09T15:52:00Z">
        <w:r w:rsidR="00525CB8">
          <w:rPr>
            <w:rFonts w:ascii="Arial" w:hAnsi="Arial" w:cs="Arial"/>
            <w:color w:val="FF0000"/>
            <w:sz w:val="24"/>
            <w:szCs w:val="24"/>
          </w:rPr>
          <w:t xml:space="preserve">, </w:t>
        </w:r>
      </w:ins>
      <w:del w:id="200" w:author="SEAD" w:date="2019-12-09T15:52:00Z">
        <w:r w:rsidRPr="00687AE9" w:rsidDel="00525CB8">
          <w:rPr>
            <w:rFonts w:ascii="Arial" w:hAnsi="Arial" w:cs="Arial"/>
            <w:color w:val="FF0000"/>
            <w:sz w:val="24"/>
            <w:szCs w:val="24"/>
          </w:rPr>
          <w:delText xml:space="preserve"> </w:delText>
        </w:r>
      </w:del>
      <w:r w:rsidRPr="00687AE9">
        <w:rPr>
          <w:rFonts w:ascii="Arial" w:hAnsi="Arial" w:cs="Arial"/>
          <w:color w:val="FF0000"/>
          <w:sz w:val="24"/>
          <w:szCs w:val="24"/>
        </w:rPr>
        <w:t>(2019</w:t>
      </w:r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).</w:t>
      </w:r>
      <w:commentRangeEnd w:id="196"/>
      <w:proofErr w:type="gramEnd"/>
      <w:r w:rsidR="00525CB8">
        <w:rPr>
          <w:rStyle w:val="Refdecomentrio"/>
        </w:rPr>
        <w:commentReference w:id="196"/>
      </w:r>
    </w:p>
    <w:p w:rsidR="007B0C5C" w:rsidRPr="00687AE9" w:rsidRDefault="007B0C5C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Possui funcionalidades que permitem criar grupos de discussão sobre determinado assunto/tema relacionado à segurança pública, possibilita o acompanhamento de operações policiais, gestão de projetos e treinamentos, possui repositório de dados, painel de notícias e possibilita troca de experiências e publicação de informações institucionais e profissionais.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Enfim, trata</w:t>
      </w:r>
      <w:r w:rsidR="00756314">
        <w:rPr>
          <w:rFonts w:ascii="Arial" w:hAnsi="Arial" w:cs="Arial"/>
          <w:sz w:val="24"/>
          <w:szCs w:val="24"/>
        </w:rPr>
        <w:t>-se</w:t>
      </w:r>
      <w:r w:rsidRPr="00687AE9">
        <w:rPr>
          <w:rFonts w:ascii="Arial" w:hAnsi="Arial" w:cs="Arial"/>
          <w:sz w:val="24"/>
          <w:szCs w:val="24"/>
        </w:rPr>
        <w:t xml:space="preserve"> de uma rede social restrita, que permite o fluxo de conhecimento ágil e seguro de extrema importância à segurança pública, quebrando barreiras geográficas e temporais, e favorecendo o compartilhamento do conhecimento.</w:t>
      </w:r>
    </w:p>
    <w:p w:rsidR="00F714EC" w:rsidRPr="00687AE9" w:rsidRDefault="00F714EC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Default="007B0C5C" w:rsidP="00013478">
      <w:pPr>
        <w:spacing w:after="0" w:line="360" w:lineRule="auto"/>
        <w:ind w:right="11"/>
        <w:contextualSpacing/>
        <w:jc w:val="both"/>
        <w:rPr>
          <w:ins w:id="201" w:author="SEAD" w:date="2019-12-09T15:51:00Z"/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="007F0932" w:rsidRPr="00687AE9">
        <w:rPr>
          <w:rFonts w:ascii="Arial" w:hAnsi="Arial" w:cs="Arial"/>
          <w:b/>
          <w:sz w:val="24"/>
          <w:szCs w:val="24"/>
        </w:rPr>
        <w:t>InfoGGI</w:t>
      </w:r>
      <w:proofErr w:type="spellEnd"/>
      <w:proofErr w:type="gramEnd"/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&lt;/H3&gt;</w:t>
      </w:r>
    </w:p>
    <w:p w:rsidR="00525CB8" w:rsidRPr="00687AE9" w:rsidRDefault="00525CB8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7F0932" w:rsidRDefault="007F0932" w:rsidP="00013478">
      <w:pPr>
        <w:spacing w:after="0" w:line="360" w:lineRule="auto"/>
        <w:ind w:right="11"/>
        <w:contextualSpacing/>
        <w:jc w:val="both"/>
        <w:rPr>
          <w:ins w:id="202" w:author="SEAD" w:date="2019-12-09T15:51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Os </w:t>
      </w:r>
      <w:r w:rsidRPr="00687AE9">
        <w:rPr>
          <w:rFonts w:ascii="Arial" w:hAnsi="Arial" w:cs="Arial"/>
          <w:b/>
          <w:sz w:val="24"/>
          <w:szCs w:val="24"/>
        </w:rPr>
        <w:t>Gabinetes de Gestão Integrada (GGI)</w:t>
      </w:r>
      <w:r w:rsidRPr="00687AE9">
        <w:rPr>
          <w:rFonts w:ascii="Arial" w:hAnsi="Arial" w:cs="Arial"/>
          <w:sz w:val="24"/>
          <w:szCs w:val="24"/>
        </w:rPr>
        <w:t xml:space="preserve"> foram concebidos com o objetivo de serem espaços de interlocução permanente entre as instituições do sistema de justiça criminal e os órgãos de segurança pública, para debater e propor ações de redução à violência e à criminalidade. Existem Gabinetes de Gestão Integrada </w:t>
      </w:r>
      <w:r w:rsidR="00392EDD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staduais, </w:t>
      </w:r>
      <w:r w:rsidR="00392EDD">
        <w:rPr>
          <w:rFonts w:ascii="Arial" w:hAnsi="Arial" w:cs="Arial"/>
          <w:sz w:val="24"/>
          <w:szCs w:val="24"/>
        </w:rPr>
        <w:t>m</w:t>
      </w:r>
      <w:r w:rsidRPr="00687AE9">
        <w:rPr>
          <w:rFonts w:ascii="Arial" w:hAnsi="Arial" w:cs="Arial"/>
          <w:sz w:val="24"/>
          <w:szCs w:val="24"/>
        </w:rPr>
        <w:t xml:space="preserve">unicipais, </w:t>
      </w:r>
      <w:r w:rsidR="00392EDD">
        <w:rPr>
          <w:rFonts w:ascii="Arial" w:hAnsi="Arial" w:cs="Arial"/>
          <w:sz w:val="24"/>
          <w:szCs w:val="24"/>
        </w:rPr>
        <w:t>d</w:t>
      </w:r>
      <w:r w:rsidRPr="00687AE9">
        <w:rPr>
          <w:rFonts w:ascii="Arial" w:hAnsi="Arial" w:cs="Arial"/>
          <w:sz w:val="24"/>
          <w:szCs w:val="24"/>
        </w:rPr>
        <w:t xml:space="preserve">istrital, de </w:t>
      </w:r>
      <w:r w:rsidR="00392EDD">
        <w:rPr>
          <w:rFonts w:ascii="Arial" w:hAnsi="Arial" w:cs="Arial"/>
          <w:sz w:val="24"/>
          <w:szCs w:val="24"/>
        </w:rPr>
        <w:t>f</w:t>
      </w:r>
      <w:r w:rsidRPr="00687AE9">
        <w:rPr>
          <w:rFonts w:ascii="Arial" w:hAnsi="Arial" w:cs="Arial"/>
          <w:sz w:val="24"/>
          <w:szCs w:val="24"/>
        </w:rPr>
        <w:t xml:space="preserve">ronteira e </w:t>
      </w:r>
      <w:r w:rsidR="00392EDD">
        <w:rPr>
          <w:rFonts w:ascii="Arial" w:hAnsi="Arial" w:cs="Arial"/>
          <w:sz w:val="24"/>
          <w:szCs w:val="24"/>
        </w:rPr>
        <w:t>r</w:t>
      </w:r>
      <w:r w:rsidRPr="00687AE9">
        <w:rPr>
          <w:rFonts w:ascii="Arial" w:hAnsi="Arial" w:cs="Arial"/>
          <w:sz w:val="24"/>
          <w:szCs w:val="24"/>
        </w:rPr>
        <w:t>egionais.</w:t>
      </w:r>
    </w:p>
    <w:p w:rsidR="00525CB8" w:rsidRPr="00687AE9" w:rsidRDefault="00525CB8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829A2" w:rsidRDefault="000445CD">
      <w:pPr>
        <w:spacing w:after="0" w:line="360" w:lineRule="auto"/>
        <w:ind w:right="11" w:firstLine="708"/>
        <w:contextualSpacing/>
        <w:jc w:val="center"/>
        <w:rPr>
          <w:rFonts w:ascii="Arial" w:hAnsi="Arial" w:cs="Arial"/>
          <w:sz w:val="24"/>
          <w:szCs w:val="24"/>
        </w:rPr>
        <w:pPrChange w:id="203" w:author="SEAD" w:date="2019-12-09T15:51:00Z">
          <w:pPr>
            <w:spacing w:after="0" w:line="360" w:lineRule="auto"/>
            <w:ind w:right="11" w:firstLine="708"/>
            <w:contextualSpacing/>
            <w:jc w:val="both"/>
          </w:pPr>
        </w:pPrChange>
      </w:pPr>
      <w:commentRangeStart w:id="204"/>
      <w:commentRangeStart w:id="205"/>
      <w:r w:rsidRPr="00687AE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13140" cy="1156544"/>
            <wp:effectExtent l="0" t="0" r="6350" b="5715"/>
            <wp:docPr id="1835" name="Imagem 1835" descr="Sinesp InfoG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nesp InfoGGI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54" cy="117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4"/>
      <w:r w:rsidR="00C55B0C" w:rsidRPr="00687AE9">
        <w:rPr>
          <w:rStyle w:val="Refdecomentrio"/>
          <w:rFonts w:ascii="Arial" w:hAnsi="Arial" w:cs="Arial"/>
        </w:rPr>
        <w:commentReference w:id="204"/>
      </w:r>
      <w:commentRangeEnd w:id="205"/>
      <w:r w:rsidR="00525CB8">
        <w:rPr>
          <w:rStyle w:val="Refdecomentrio"/>
        </w:rPr>
        <w:commentReference w:id="205"/>
      </w:r>
    </w:p>
    <w:p w:rsidR="000445CD" w:rsidRPr="00687AE9" w:rsidDel="00525CB8" w:rsidRDefault="005209FF" w:rsidP="00013478">
      <w:pPr>
        <w:spacing w:after="0" w:line="360" w:lineRule="auto"/>
        <w:ind w:right="11"/>
        <w:contextualSpacing/>
        <w:jc w:val="both"/>
        <w:rPr>
          <w:del w:id="206" w:author="SEAD" w:date="2019-12-09T15:53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1</w:t>
      </w:r>
      <w:r w:rsidR="00590711" w:rsidRPr="00687AE9">
        <w:rPr>
          <w:rFonts w:ascii="Arial" w:hAnsi="Arial" w:cs="Arial"/>
          <w:b/>
          <w:color w:val="FF0000"/>
          <w:sz w:val="24"/>
          <w:szCs w:val="24"/>
        </w:rPr>
        <w:t>6</w:t>
      </w:r>
      <w:r w:rsidR="000445CD" w:rsidRPr="00687AE9">
        <w:rPr>
          <w:rFonts w:ascii="Arial" w:hAnsi="Arial" w:cs="Arial"/>
          <w:b/>
          <w:sz w:val="24"/>
          <w:szCs w:val="24"/>
        </w:rPr>
        <w:t>:</w:t>
      </w:r>
      <w:r w:rsidR="000445CD" w:rsidRPr="00687AE9">
        <w:rPr>
          <w:rFonts w:ascii="Arial" w:hAnsi="Arial" w:cs="Arial"/>
          <w:sz w:val="24"/>
          <w:szCs w:val="24"/>
        </w:rPr>
        <w:t xml:space="preserve"> </w:t>
      </w:r>
      <w:r w:rsidR="000445CD" w:rsidRPr="00687AE9">
        <w:rPr>
          <w:rFonts w:ascii="Arial" w:hAnsi="Arial" w:cs="Arial"/>
          <w:color w:val="FF0000"/>
          <w:sz w:val="24"/>
          <w:szCs w:val="24"/>
        </w:rPr>
        <w:t>Rede S</w:t>
      </w:r>
      <w:r w:rsidR="00C55B0C" w:rsidRPr="00687AE9">
        <w:rPr>
          <w:rFonts w:ascii="Arial" w:hAnsi="Arial" w:cs="Arial"/>
          <w:color w:val="FF0000"/>
          <w:sz w:val="24"/>
          <w:szCs w:val="24"/>
        </w:rPr>
        <w:t>INESP</w:t>
      </w:r>
      <w:r w:rsidR="00392EDD">
        <w:rPr>
          <w:rFonts w:ascii="Arial" w:hAnsi="Arial" w:cs="Arial"/>
          <w:color w:val="FF0000"/>
          <w:sz w:val="24"/>
          <w:szCs w:val="24"/>
        </w:rPr>
        <w:t>,</w:t>
      </w:r>
      <w:r w:rsidR="00C55B0C" w:rsidRPr="00687AE9">
        <w:rPr>
          <w:rFonts w:ascii="Arial" w:hAnsi="Arial" w:cs="Arial"/>
          <w:color w:val="FF0000"/>
          <w:sz w:val="24"/>
          <w:szCs w:val="24"/>
        </w:rPr>
        <w:t xml:space="preserve"> um </w:t>
      </w:r>
      <w:r w:rsidR="000445CD" w:rsidRPr="00687AE9">
        <w:rPr>
          <w:rFonts w:ascii="Arial" w:hAnsi="Arial" w:cs="Arial"/>
          <w:color w:val="FF0000"/>
          <w:sz w:val="24"/>
          <w:szCs w:val="24"/>
        </w:rPr>
        <w:t>aplicativo de comunicação e interação.</w:t>
      </w:r>
      <w:ins w:id="207" w:author="SEAD" w:date="2019-12-09T15:53:00Z">
        <w:r w:rsidR="00525CB8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0445CD" w:rsidRPr="00687AE9" w:rsidRDefault="000445CD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commentRangeStart w:id="208"/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r w:rsidR="00656CCF">
        <w:rPr>
          <w:rFonts w:ascii="Arial" w:hAnsi="Arial" w:cs="Arial"/>
          <w:color w:val="FF0000"/>
          <w:sz w:val="24"/>
          <w:szCs w:val="24"/>
        </w:rPr>
        <w:t>Brasil</w:t>
      </w:r>
      <w:ins w:id="209" w:author="SEAD" w:date="2019-12-09T15:52:00Z">
        <w:r w:rsidR="00525CB8">
          <w:rPr>
            <w:rFonts w:ascii="Arial" w:hAnsi="Arial" w:cs="Arial"/>
            <w:color w:val="FF0000"/>
            <w:sz w:val="24"/>
            <w:szCs w:val="24"/>
          </w:rPr>
          <w:t xml:space="preserve">, </w:t>
        </w:r>
      </w:ins>
      <w:del w:id="210" w:author="SEAD" w:date="2019-12-09T15:52:00Z">
        <w:r w:rsidR="00FA5C24" w:rsidDel="00525CB8">
          <w:rPr>
            <w:rFonts w:ascii="Arial" w:hAnsi="Arial" w:cs="Arial"/>
            <w:color w:val="FF0000"/>
            <w:sz w:val="24"/>
            <w:szCs w:val="24"/>
          </w:rPr>
          <w:delText xml:space="preserve">  </w:delText>
        </w:r>
      </w:del>
      <w:del w:id="211" w:author="SEAD" w:date="2019-12-09T15:51:00Z">
        <w:r w:rsidRPr="00687AE9" w:rsidDel="00525CB8">
          <w:rPr>
            <w:rFonts w:ascii="Arial" w:hAnsi="Arial" w:cs="Arial"/>
            <w:color w:val="FF0000"/>
            <w:sz w:val="24"/>
            <w:szCs w:val="24"/>
          </w:rPr>
          <w:delText xml:space="preserve"> </w:delText>
        </w:r>
      </w:del>
      <w:r w:rsidRPr="00687AE9">
        <w:rPr>
          <w:rFonts w:ascii="Arial" w:hAnsi="Arial" w:cs="Arial"/>
          <w:color w:val="FF0000"/>
          <w:sz w:val="24"/>
          <w:szCs w:val="24"/>
        </w:rPr>
        <w:t>(2019</w:t>
      </w:r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).</w:t>
      </w:r>
      <w:commentRangeEnd w:id="208"/>
      <w:proofErr w:type="gramEnd"/>
      <w:r w:rsidR="00525CB8">
        <w:rPr>
          <w:rStyle w:val="Refdecomentrio"/>
        </w:rPr>
        <w:commentReference w:id="208"/>
      </w:r>
    </w:p>
    <w:p w:rsidR="000445CD" w:rsidRPr="00687AE9" w:rsidRDefault="000445CD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687AE9">
        <w:rPr>
          <w:rFonts w:ascii="Arial" w:hAnsi="Arial" w:cs="Arial"/>
          <w:b/>
          <w:sz w:val="24"/>
          <w:szCs w:val="24"/>
        </w:rPr>
        <w:t>InfoGGI</w:t>
      </w:r>
      <w:proofErr w:type="spellEnd"/>
      <w:proofErr w:type="gramEnd"/>
      <w:r w:rsidRPr="00687AE9">
        <w:rPr>
          <w:rFonts w:ascii="Arial" w:hAnsi="Arial" w:cs="Arial"/>
          <w:sz w:val="24"/>
          <w:szCs w:val="24"/>
        </w:rPr>
        <w:t xml:space="preserve"> é a ferramenta que auxilia o planejamento e o registro de reuniões das plenárias dos GGI, e fornece o registro e acompanhamento das ações pactuadas, além da emissão de relatórios das atividades dos gabinetes.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Os insumos do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687AE9">
        <w:rPr>
          <w:rFonts w:ascii="Arial" w:hAnsi="Arial" w:cs="Arial"/>
          <w:b/>
          <w:sz w:val="24"/>
          <w:szCs w:val="24"/>
        </w:rPr>
        <w:t>InfoGGI</w:t>
      </w:r>
      <w:proofErr w:type="spellEnd"/>
      <w:proofErr w:type="gramEnd"/>
      <w:r w:rsidRPr="00687AE9">
        <w:rPr>
          <w:rFonts w:ascii="Arial" w:hAnsi="Arial" w:cs="Arial"/>
          <w:sz w:val="24"/>
          <w:szCs w:val="24"/>
        </w:rPr>
        <w:t xml:space="preserve"> produzem informações e conhecimentos qualificados para retratar a realidade e as necessidades do</w:t>
      </w:r>
      <w:r w:rsidR="00392EDD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 xml:space="preserve"> Gabinetes de Gestão Integrada conforme a circunscrição de atuação, visando aprimorar diagnósticos locais e regionais.</w:t>
      </w:r>
    </w:p>
    <w:p w:rsidR="007F0932" w:rsidRPr="00687AE9" w:rsidRDefault="007F0932" w:rsidP="00013478">
      <w:pPr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Default="001C22AB" w:rsidP="00013478">
      <w:pPr>
        <w:spacing w:after="0" w:line="360" w:lineRule="auto"/>
        <w:ind w:right="11"/>
        <w:contextualSpacing/>
        <w:jc w:val="both"/>
        <w:rPr>
          <w:ins w:id="212" w:author="SEAD" w:date="2019-12-09T15:53:00Z"/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Big Data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&lt;H3&gt;</w:t>
      </w:r>
    </w:p>
    <w:p w:rsidR="00525CB8" w:rsidRPr="00687AE9" w:rsidRDefault="00525CB8" w:rsidP="00013478">
      <w:pPr>
        <w:spacing w:after="0" w:line="360" w:lineRule="auto"/>
        <w:ind w:right="11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</w:pPr>
    </w:p>
    <w:p w:rsidR="003F4E71" w:rsidRPr="00687AE9" w:rsidRDefault="003F4E7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Lançado em agosto de 2019, o </w:t>
      </w:r>
      <w:r w:rsidRPr="00687AE9">
        <w:rPr>
          <w:rFonts w:ascii="Arial" w:hAnsi="Arial" w:cs="Arial"/>
          <w:b/>
          <w:sz w:val="24"/>
          <w:szCs w:val="24"/>
        </w:rPr>
        <w:t xml:space="preserve">SINESP Big Data </w:t>
      </w:r>
      <w:r w:rsidRPr="00687AE9">
        <w:rPr>
          <w:rFonts w:ascii="Arial" w:hAnsi="Arial" w:cs="Arial"/>
          <w:sz w:val="24"/>
          <w:szCs w:val="24"/>
        </w:rPr>
        <w:t xml:space="preserve">é uma ferramenta de inteligência </w:t>
      </w:r>
      <w:r w:rsidR="00C55B0C" w:rsidRPr="00687AE9">
        <w:rPr>
          <w:rFonts w:ascii="Arial" w:hAnsi="Arial" w:cs="Arial"/>
          <w:sz w:val="24"/>
          <w:szCs w:val="24"/>
        </w:rPr>
        <w:t xml:space="preserve">artificial, </w:t>
      </w:r>
      <w:r w:rsidRPr="00687AE9">
        <w:rPr>
          <w:rFonts w:ascii="Arial" w:hAnsi="Arial" w:cs="Arial"/>
          <w:sz w:val="24"/>
          <w:szCs w:val="24"/>
        </w:rPr>
        <w:t>similar</w:t>
      </w:r>
      <w:r w:rsidR="00C55B0C" w:rsidRPr="00687AE9">
        <w:rPr>
          <w:rFonts w:ascii="Arial" w:hAnsi="Arial" w:cs="Arial"/>
          <w:sz w:val="24"/>
          <w:szCs w:val="24"/>
        </w:rPr>
        <w:t xml:space="preserve"> </w:t>
      </w:r>
      <w:r w:rsidR="00392EDD">
        <w:rPr>
          <w:rFonts w:ascii="Arial" w:hAnsi="Arial" w:cs="Arial"/>
          <w:sz w:val="24"/>
          <w:szCs w:val="24"/>
        </w:rPr>
        <w:t xml:space="preserve">à </w:t>
      </w:r>
      <w:r w:rsidR="00C55B0C" w:rsidRPr="00687AE9">
        <w:rPr>
          <w:rFonts w:ascii="Arial" w:hAnsi="Arial" w:cs="Arial"/>
          <w:sz w:val="24"/>
          <w:szCs w:val="24"/>
        </w:rPr>
        <w:t xml:space="preserve">inteligência </w:t>
      </w:r>
      <w:r w:rsidRPr="00687AE9">
        <w:rPr>
          <w:rFonts w:ascii="Arial" w:hAnsi="Arial" w:cs="Arial"/>
          <w:sz w:val="24"/>
          <w:szCs w:val="24"/>
        </w:rPr>
        <w:t xml:space="preserve">humana exibida por mecanismos ou </w:t>
      </w:r>
      <w:r w:rsidRPr="002C21CC">
        <w:rPr>
          <w:rFonts w:ascii="Arial" w:hAnsi="Arial" w:cs="Arial"/>
          <w:i/>
          <w:sz w:val="24"/>
          <w:szCs w:val="24"/>
          <w:highlight w:val="cyan"/>
        </w:rPr>
        <w:t>software</w:t>
      </w:r>
      <w:r w:rsidR="00C55B0C" w:rsidRPr="00687A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capaz de integrar dados em larga escala</w:t>
      </w:r>
      <w:r w:rsidR="0092299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a fim de prover insumos para elaboração de políticas públicas e ações específicas de enfrentamento à criminalidade em sentido amplo. </w:t>
      </w:r>
    </w:p>
    <w:p w:rsidR="007F0932" w:rsidRPr="00687AE9" w:rsidRDefault="0091067E" w:rsidP="00013478">
      <w:pPr>
        <w:keepNext/>
        <w:spacing w:after="0" w:line="360" w:lineRule="auto"/>
        <w:ind w:right="11" w:firstLine="850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</w:rPr>
        <w:lastRenderedPageBreak/>
        <w:t xml:space="preserve"> </w:t>
      </w:r>
      <w:commentRangeStart w:id="213"/>
      <w:r w:rsidRPr="00687AE9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780028"/>
            <wp:effectExtent l="0" t="0" r="0" b="0"/>
            <wp:docPr id="1838" name="Imagem 1838" descr="Big data concept man selecting and pressing Big Data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g data concept man selecting and pressing Big Data symbol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3"/>
      <w:r w:rsidRPr="00687AE9">
        <w:rPr>
          <w:rStyle w:val="Refdecomentrio"/>
          <w:rFonts w:ascii="Arial" w:hAnsi="Arial" w:cs="Arial"/>
        </w:rPr>
        <w:commentReference w:id="213"/>
      </w:r>
    </w:p>
    <w:p w:rsidR="000445CD" w:rsidRPr="00687AE9" w:rsidDel="00525CB8" w:rsidRDefault="005209FF" w:rsidP="00013478">
      <w:pPr>
        <w:spacing w:after="0" w:line="360" w:lineRule="auto"/>
        <w:ind w:right="11"/>
        <w:contextualSpacing/>
        <w:jc w:val="both"/>
        <w:rPr>
          <w:del w:id="214" w:author="SEAD" w:date="2019-12-09T15:53:00Z"/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Figura 1</w:t>
      </w:r>
      <w:r w:rsidR="00590711" w:rsidRPr="00687AE9">
        <w:rPr>
          <w:rFonts w:ascii="Arial" w:hAnsi="Arial" w:cs="Arial"/>
          <w:b/>
          <w:color w:val="FF0000"/>
          <w:sz w:val="24"/>
          <w:szCs w:val="24"/>
        </w:rPr>
        <w:t>7</w:t>
      </w:r>
      <w:r w:rsidR="000445CD" w:rsidRPr="00687AE9">
        <w:rPr>
          <w:rFonts w:ascii="Arial" w:hAnsi="Arial" w:cs="Arial"/>
          <w:b/>
          <w:sz w:val="24"/>
          <w:szCs w:val="24"/>
        </w:rPr>
        <w:t>:</w:t>
      </w:r>
      <w:r w:rsidR="000445CD" w:rsidRPr="00687AE9">
        <w:rPr>
          <w:rFonts w:ascii="Arial" w:hAnsi="Arial" w:cs="Arial"/>
          <w:sz w:val="24"/>
          <w:szCs w:val="24"/>
        </w:rPr>
        <w:t xml:space="preserve"> </w:t>
      </w:r>
      <w:r w:rsidR="000445CD" w:rsidRPr="00687AE9">
        <w:rPr>
          <w:rFonts w:ascii="Arial" w:hAnsi="Arial" w:cs="Arial"/>
          <w:color w:val="FF0000"/>
          <w:sz w:val="24"/>
          <w:szCs w:val="24"/>
        </w:rPr>
        <w:t>SINESP Big Data</w:t>
      </w:r>
      <w:r w:rsidR="00392EDD">
        <w:rPr>
          <w:rFonts w:ascii="Arial" w:hAnsi="Arial" w:cs="Arial"/>
          <w:color w:val="FF0000"/>
          <w:sz w:val="24"/>
          <w:szCs w:val="24"/>
        </w:rPr>
        <w:t>,</w:t>
      </w:r>
      <w:r w:rsidR="00C55B0C" w:rsidRPr="00687AE9">
        <w:rPr>
          <w:rFonts w:ascii="Arial" w:hAnsi="Arial" w:cs="Arial"/>
          <w:color w:val="FF0000"/>
          <w:sz w:val="24"/>
          <w:szCs w:val="24"/>
        </w:rPr>
        <w:t xml:space="preserve"> um </w:t>
      </w:r>
      <w:r w:rsidR="000445CD" w:rsidRPr="00687AE9">
        <w:rPr>
          <w:rFonts w:ascii="Arial" w:hAnsi="Arial" w:cs="Arial"/>
          <w:color w:val="FF0000"/>
          <w:sz w:val="24"/>
          <w:szCs w:val="24"/>
        </w:rPr>
        <w:t>aplicativo de comunicação e interação.</w:t>
      </w:r>
      <w:ins w:id="215" w:author="SEAD" w:date="2019-12-09T15:53:00Z">
        <w:r w:rsidR="00525CB8">
          <w:rPr>
            <w:rFonts w:ascii="Arial" w:hAnsi="Arial" w:cs="Arial"/>
            <w:b/>
            <w:color w:val="FF0000"/>
            <w:sz w:val="24"/>
            <w:szCs w:val="24"/>
          </w:rPr>
          <w:t xml:space="preserve"> </w:t>
        </w:r>
      </w:ins>
    </w:p>
    <w:p w:rsidR="00D829A2" w:rsidRDefault="00900411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  <w:pPrChange w:id="216" w:author="SEAD" w:date="2019-12-09T15:53:00Z">
          <w:pPr>
            <w:spacing w:after="0" w:line="360" w:lineRule="auto"/>
            <w:contextualSpacing/>
            <w:jc w:val="both"/>
          </w:pPr>
        </w:pPrChange>
      </w:pPr>
      <w:r w:rsidRPr="00687AE9">
        <w:rPr>
          <w:rFonts w:ascii="Arial" w:hAnsi="Arial" w:cs="Arial"/>
          <w:b/>
          <w:color w:val="FF0000"/>
          <w:sz w:val="24"/>
          <w:szCs w:val="24"/>
        </w:rPr>
        <w:t>Fonte: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687AE9">
        <w:rPr>
          <w:rFonts w:ascii="Arial" w:hAnsi="Arial" w:cs="Arial"/>
          <w:color w:val="FF0000"/>
          <w:sz w:val="24"/>
          <w:szCs w:val="24"/>
        </w:rPr>
        <w:t>Shutterstock</w:t>
      </w:r>
      <w:proofErr w:type="spellEnd"/>
      <w:r w:rsidRPr="00687AE9">
        <w:rPr>
          <w:rFonts w:ascii="Arial" w:hAnsi="Arial" w:cs="Arial"/>
          <w:color w:val="FF0000"/>
          <w:sz w:val="24"/>
          <w:szCs w:val="24"/>
        </w:rPr>
        <w:t xml:space="preserve"> (2019), adaptado por </w:t>
      </w:r>
      <w:proofErr w:type="spellStart"/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>labSEAD</w:t>
      </w:r>
      <w:r w:rsidR="00392EDD">
        <w:rPr>
          <w:rFonts w:ascii="Arial" w:hAnsi="Arial" w:cs="Arial"/>
          <w:color w:val="FF0000"/>
          <w:sz w:val="24"/>
          <w:szCs w:val="24"/>
        </w:rPr>
        <w:t>-UFSC</w:t>
      </w:r>
      <w:proofErr w:type="spellEnd"/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 (2019).</w:t>
      </w:r>
    </w:p>
    <w:p w:rsidR="000078B1" w:rsidRPr="00687AE9" w:rsidRDefault="000078B1" w:rsidP="00013478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F714EC" w:rsidRPr="00687AE9" w:rsidRDefault="00F714E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ED7D31" w:themeColor="accent2"/>
          <w:sz w:val="24"/>
          <w:szCs w:val="24"/>
        </w:rPr>
      </w:pPr>
    </w:p>
    <w:p w:rsidR="000078B1" w:rsidRDefault="007F0932" w:rsidP="00013478">
      <w:pPr>
        <w:spacing w:after="0" w:line="360" w:lineRule="auto"/>
        <w:ind w:right="11"/>
        <w:contextualSpacing/>
        <w:jc w:val="both"/>
        <w:rPr>
          <w:ins w:id="217" w:author="SEAD" w:date="2019-12-09T15:53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 plataforma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Pr="00687AE9">
        <w:rPr>
          <w:rFonts w:ascii="Arial" w:hAnsi="Arial" w:cs="Arial"/>
          <w:b/>
          <w:sz w:val="24"/>
          <w:szCs w:val="24"/>
        </w:rPr>
        <w:t xml:space="preserve"> Big Data</w:t>
      </w:r>
      <w:r w:rsidRPr="00687AE9">
        <w:rPr>
          <w:rFonts w:ascii="Arial" w:hAnsi="Arial" w:cs="Arial"/>
          <w:sz w:val="24"/>
          <w:szCs w:val="24"/>
        </w:rPr>
        <w:t xml:space="preserve"> possibilita integrar e analisar fontes de dados de segurança pública para um novo modelo de governança estratégica.</w:t>
      </w:r>
    </w:p>
    <w:p w:rsidR="008801C6" w:rsidRPr="00687AE9" w:rsidRDefault="008801C6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C55B0C" w:rsidRPr="00687AE9" w:rsidRDefault="00C55B0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5B9BD5" w:themeColor="accent1"/>
          <w:sz w:val="24"/>
          <w:szCs w:val="24"/>
        </w:rPr>
      </w:pPr>
      <w:r w:rsidRPr="00687AE9">
        <w:rPr>
          <w:rFonts w:ascii="Arial" w:hAnsi="Arial" w:cs="Arial"/>
          <w:b/>
          <w:color w:val="5B9BD5" w:themeColor="accent1"/>
          <w:sz w:val="24"/>
          <w:szCs w:val="24"/>
        </w:rPr>
        <w:t>&lt;Abrir na Prática&gt;</w:t>
      </w:r>
    </w:p>
    <w:p w:rsidR="00C55B0C" w:rsidRPr="00687AE9" w:rsidRDefault="00C55B0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5B9BD5" w:themeColor="accent1"/>
          <w:sz w:val="24"/>
          <w:szCs w:val="24"/>
        </w:rPr>
      </w:pPr>
      <w:r w:rsidRPr="00687AE9">
        <w:rPr>
          <w:rFonts w:ascii="Arial" w:hAnsi="Arial" w:cs="Arial"/>
          <w:color w:val="5B9BD5" w:themeColor="accent1"/>
          <w:sz w:val="24"/>
          <w:szCs w:val="24"/>
        </w:rPr>
        <w:t xml:space="preserve">Você </w:t>
      </w:r>
      <w:r w:rsidR="00590711" w:rsidRPr="00687AE9">
        <w:rPr>
          <w:rFonts w:ascii="Arial" w:hAnsi="Arial" w:cs="Arial"/>
          <w:color w:val="5B9BD5" w:themeColor="accent1"/>
          <w:sz w:val="24"/>
          <w:szCs w:val="24"/>
        </w:rPr>
        <w:t>está</w:t>
      </w:r>
      <w:r w:rsidRPr="00687AE9">
        <w:rPr>
          <w:rFonts w:ascii="Arial" w:hAnsi="Arial" w:cs="Arial"/>
          <w:color w:val="5B9BD5" w:themeColor="accent1"/>
          <w:sz w:val="24"/>
          <w:szCs w:val="24"/>
        </w:rPr>
        <w:t xml:space="preserve"> no meio de uma operação sigilosa em seu departamento como agente de segurança pública, integrando outros órgãos nessa operação. Para integrar a missão, você e sua equipe deverão identificar o registro das ocorrências de uma quadrilha de narcotraficantes que atuam em vários estados do país. Como sua equipe poderá conduzir o acompanhamento e buscar informações e ficha criminal de suspeitos? E, ainda, de que forma monitorar veículos roubados, atuar no combate ao tráfico nas regiões de fronteiras? </w:t>
      </w:r>
    </w:p>
    <w:p w:rsidR="00C55B0C" w:rsidRPr="00687AE9" w:rsidRDefault="00C55B0C" w:rsidP="00590711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5B9BD5" w:themeColor="accent1"/>
          <w:sz w:val="24"/>
          <w:szCs w:val="24"/>
        </w:rPr>
      </w:pPr>
      <w:r w:rsidRPr="00687AE9">
        <w:rPr>
          <w:rFonts w:ascii="Arial" w:hAnsi="Arial" w:cs="Arial"/>
          <w:b/>
          <w:color w:val="5B9BD5" w:themeColor="accent1"/>
          <w:sz w:val="24"/>
          <w:szCs w:val="24"/>
        </w:rPr>
        <w:t>&lt;Fechar na prática&gt;</w:t>
      </w:r>
    </w:p>
    <w:p w:rsidR="00C55B0C" w:rsidRPr="00687AE9" w:rsidRDefault="00C55B0C" w:rsidP="00C55B0C">
      <w:pPr>
        <w:spacing w:after="0" w:line="360" w:lineRule="auto"/>
        <w:ind w:right="11" w:firstLine="708"/>
        <w:contextualSpacing/>
        <w:jc w:val="both"/>
        <w:rPr>
          <w:rFonts w:ascii="Arial" w:hAnsi="Arial" w:cs="Arial"/>
          <w:color w:val="5B9BD5" w:themeColor="accent1"/>
          <w:sz w:val="24"/>
          <w:szCs w:val="24"/>
        </w:rPr>
      </w:pPr>
    </w:p>
    <w:p w:rsidR="00C55B0C" w:rsidRPr="00687AE9" w:rsidRDefault="00C55B0C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C55B0C" w:rsidRPr="00687AE9" w:rsidRDefault="000E64F7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0E64F7">
        <w:rPr>
          <w:rFonts w:ascii="Arial" w:hAnsi="Arial" w:cs="Arial"/>
          <w:sz w:val="24"/>
          <w:szCs w:val="24"/>
          <w:rPrChange w:id="218" w:author="SEAD" w:date="2019-12-09T16:20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lastRenderedPageBreak/>
        <w:t xml:space="preserve">Para tal operação, o </w:t>
      </w:r>
      <w:r w:rsidRPr="000E64F7">
        <w:rPr>
          <w:rFonts w:ascii="Arial" w:hAnsi="Arial" w:cs="Arial"/>
          <w:b/>
          <w:sz w:val="24"/>
          <w:szCs w:val="24"/>
          <w:rPrChange w:id="219" w:author="SEAD" w:date="2019-12-09T16:20:00Z">
            <w:rPr>
              <w:rFonts w:ascii="Arial" w:hAnsi="Arial" w:cs="Arial"/>
              <w:b/>
              <w:color w:val="0563C1" w:themeColor="hyperlink"/>
              <w:sz w:val="24"/>
              <w:szCs w:val="24"/>
              <w:u w:val="single"/>
            </w:rPr>
          </w:rPrChange>
        </w:rPr>
        <w:t>SINESP Big Data</w:t>
      </w:r>
      <w:r w:rsidRPr="000E64F7">
        <w:rPr>
          <w:rFonts w:ascii="Arial" w:hAnsi="Arial" w:cs="Arial"/>
          <w:i/>
          <w:sz w:val="24"/>
          <w:szCs w:val="24"/>
          <w:rPrChange w:id="220" w:author="SEAD" w:date="2019-12-09T16:19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>orienta suas soluções a partir do cenário tecnológico atual, com grandes avanços tecnológicos e científicos em processamento massivo de dados, sistemas de integração multiprotocolos, sistemas automatizados de mineração de dados, aprendizado de máquina e inteligência artificial.</w:t>
      </w:r>
      <w:r w:rsidR="00C55B0C" w:rsidRPr="00687AE9">
        <w:rPr>
          <w:rFonts w:ascii="Arial" w:hAnsi="Arial" w:cs="Arial"/>
          <w:sz w:val="24"/>
          <w:szCs w:val="24"/>
        </w:rPr>
        <w:t xml:space="preserve"> </w:t>
      </w:r>
      <w:r w:rsidR="007F0932" w:rsidRPr="00687AE9">
        <w:rPr>
          <w:rFonts w:ascii="Arial" w:hAnsi="Arial" w:cs="Arial"/>
          <w:sz w:val="24"/>
          <w:szCs w:val="24"/>
        </w:rPr>
        <w:t xml:space="preserve">A arquitetura do </w:t>
      </w:r>
      <w:r w:rsidR="005318B5" w:rsidRPr="00687AE9">
        <w:rPr>
          <w:rFonts w:ascii="Arial" w:hAnsi="Arial" w:cs="Arial"/>
          <w:b/>
          <w:sz w:val="24"/>
          <w:szCs w:val="24"/>
        </w:rPr>
        <w:t>SINESP</w:t>
      </w:r>
      <w:r w:rsidR="007F0932" w:rsidRPr="00687AE9">
        <w:rPr>
          <w:rFonts w:ascii="Arial" w:hAnsi="Arial" w:cs="Arial"/>
          <w:b/>
          <w:sz w:val="24"/>
          <w:szCs w:val="24"/>
        </w:rPr>
        <w:t xml:space="preserve"> </w:t>
      </w:r>
      <w:r w:rsidRPr="000E64F7">
        <w:rPr>
          <w:rFonts w:ascii="Arial" w:hAnsi="Arial" w:cs="Arial"/>
          <w:b/>
          <w:sz w:val="24"/>
          <w:szCs w:val="24"/>
          <w:rPrChange w:id="221" w:author="SEAD" w:date="2019-12-09T16:20:00Z">
            <w:rPr>
              <w:rFonts w:ascii="Arial" w:hAnsi="Arial" w:cs="Arial"/>
              <w:b/>
              <w:color w:val="0563C1" w:themeColor="hyperlink"/>
              <w:sz w:val="24"/>
              <w:szCs w:val="24"/>
              <w:u w:val="single"/>
            </w:rPr>
          </w:rPrChange>
        </w:rPr>
        <w:t>Big Data</w:t>
      </w:r>
      <w:r w:rsidRPr="000E64F7">
        <w:rPr>
          <w:rFonts w:ascii="Arial" w:hAnsi="Arial" w:cs="Arial"/>
          <w:sz w:val="24"/>
          <w:szCs w:val="24"/>
          <w:rPrChange w:id="222" w:author="SEAD" w:date="2019-12-09T16:20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t xml:space="preserve"> contempla</w:t>
      </w:r>
      <w:r w:rsidR="007F0932" w:rsidRPr="00687AE9">
        <w:rPr>
          <w:rFonts w:ascii="Arial" w:hAnsi="Arial" w:cs="Arial"/>
          <w:sz w:val="24"/>
          <w:szCs w:val="24"/>
        </w:rPr>
        <w:t xml:space="preserve"> os sistemas e dados legados para integrar e garantir a interoperação através de protocolos padronizados para obter resultados na interpretação de dados e informações relativos às políticas de segurança pública e defesa social.</w:t>
      </w:r>
    </w:p>
    <w:p w:rsidR="00590711" w:rsidRDefault="007F0932" w:rsidP="00013478">
      <w:pPr>
        <w:spacing w:after="0" w:line="360" w:lineRule="auto"/>
        <w:ind w:right="11"/>
        <w:contextualSpacing/>
        <w:jc w:val="both"/>
        <w:rPr>
          <w:ins w:id="223" w:author="SEAD" w:date="2019-12-09T15:53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Dado o caráter inovador da </w:t>
      </w:r>
      <w:r w:rsidR="000E64F7" w:rsidRPr="000E64F7">
        <w:rPr>
          <w:rFonts w:ascii="Arial" w:hAnsi="Arial" w:cs="Arial"/>
          <w:sz w:val="24"/>
          <w:szCs w:val="24"/>
          <w:rPrChange w:id="224" w:author="SEAD" w:date="2019-12-09T16:20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t>utilização do Big Data em</w:t>
      </w:r>
      <w:r w:rsidRPr="00687AE9">
        <w:rPr>
          <w:rFonts w:ascii="Arial" w:hAnsi="Arial" w:cs="Arial"/>
          <w:sz w:val="24"/>
          <w:szCs w:val="24"/>
        </w:rPr>
        <w:t xml:space="preserve"> segurança pública, nos dedicaremos um pouco mais a es</w:t>
      </w:r>
      <w:r w:rsidR="00343061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a solução.</w:t>
      </w:r>
      <w:r w:rsidR="00C55B0C" w:rsidRPr="00687AE9">
        <w:rPr>
          <w:rFonts w:ascii="Arial" w:hAnsi="Arial" w:cs="Arial"/>
          <w:sz w:val="24"/>
          <w:szCs w:val="24"/>
        </w:rPr>
        <w:t xml:space="preserve"> </w:t>
      </w:r>
    </w:p>
    <w:p w:rsidR="008801C6" w:rsidRPr="00687AE9" w:rsidRDefault="008801C6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590711" w:rsidRPr="00687AE9" w:rsidRDefault="00590711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 xml:space="preserve">&lt; Abrir Destaque&gt; </w:t>
      </w:r>
    </w:p>
    <w:p w:rsidR="00590711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 xml:space="preserve">A coleta de boletins de ocorrência e procedimentos </w:t>
      </w:r>
      <w:proofErr w:type="gramStart"/>
      <w:r w:rsidRPr="00687AE9">
        <w:rPr>
          <w:rFonts w:ascii="Arial" w:hAnsi="Arial" w:cs="Arial"/>
          <w:color w:val="FF0000"/>
          <w:sz w:val="24"/>
          <w:szCs w:val="24"/>
        </w:rPr>
        <w:t xml:space="preserve">policiais em uma base de dados única e estruturada, consolidada no </w:t>
      </w:r>
      <w:r w:rsidR="005318B5" w:rsidRPr="00687AE9">
        <w:rPr>
          <w:rFonts w:ascii="Arial" w:hAnsi="Arial" w:cs="Arial"/>
          <w:b/>
          <w:color w:val="FF0000"/>
          <w:sz w:val="24"/>
          <w:szCs w:val="24"/>
        </w:rPr>
        <w:t>SINESP</w:t>
      </w:r>
      <w:r w:rsidRPr="00687AE9">
        <w:rPr>
          <w:rFonts w:ascii="Arial" w:hAnsi="Arial" w:cs="Arial"/>
          <w:b/>
          <w:color w:val="FF0000"/>
          <w:sz w:val="24"/>
          <w:szCs w:val="24"/>
        </w:rPr>
        <w:t xml:space="preserve"> Integração</w:t>
      </w:r>
      <w:proofErr w:type="gramEnd"/>
      <w:r w:rsidRPr="00687AE9">
        <w:rPr>
          <w:rFonts w:ascii="Arial" w:hAnsi="Arial" w:cs="Arial"/>
          <w:color w:val="FF0000"/>
          <w:sz w:val="24"/>
          <w:szCs w:val="24"/>
        </w:rPr>
        <w:t xml:space="preserve">, representa uma grande evolução para a construção das políticas públicas. </w:t>
      </w:r>
    </w:p>
    <w:p w:rsidR="00590711" w:rsidRDefault="00590711" w:rsidP="00013478">
      <w:pPr>
        <w:spacing w:after="0" w:line="360" w:lineRule="auto"/>
        <w:ind w:right="11"/>
        <w:contextualSpacing/>
        <w:jc w:val="both"/>
        <w:rPr>
          <w:ins w:id="225" w:author="SEAD" w:date="2019-12-09T15:53:00Z"/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:rsidR="008801C6" w:rsidRPr="00687AE9" w:rsidRDefault="008801C6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No entanto, a análise apenas des</w:t>
      </w:r>
      <w:r w:rsidR="00F8775E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>es dados, sem compará-los com dados não estruturados, é insuficiente para compreender os fenômenos da violência por todos os prismas.</w:t>
      </w: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Como então comparar os dados estruturados da segurança pública com os dados das redes sociais, do trânsito, dos fóruns </w:t>
      </w:r>
      <w:r w:rsidRPr="002C21CC">
        <w:rPr>
          <w:rFonts w:ascii="Arial" w:hAnsi="Arial" w:cs="Arial"/>
          <w:i/>
          <w:sz w:val="24"/>
          <w:szCs w:val="24"/>
          <w:highlight w:val="cyan"/>
        </w:rPr>
        <w:t>web</w:t>
      </w:r>
      <w:r w:rsidRPr="00687AE9">
        <w:rPr>
          <w:rFonts w:ascii="Arial" w:hAnsi="Arial" w:cs="Arial"/>
          <w:sz w:val="24"/>
          <w:szCs w:val="24"/>
        </w:rPr>
        <w:t xml:space="preserve">, das </w:t>
      </w:r>
      <w:proofErr w:type="spellStart"/>
      <w:r w:rsidRPr="00687AE9">
        <w:rPr>
          <w:rFonts w:ascii="Arial" w:hAnsi="Arial" w:cs="Arial"/>
          <w:sz w:val="24"/>
          <w:szCs w:val="24"/>
        </w:rPr>
        <w:t>tornozeleiras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 eletrônicas, dos </w:t>
      </w:r>
      <w:r w:rsidRPr="002C21CC">
        <w:rPr>
          <w:rFonts w:ascii="Arial" w:hAnsi="Arial" w:cs="Arial"/>
          <w:i/>
          <w:sz w:val="24"/>
          <w:szCs w:val="24"/>
          <w:highlight w:val="cyan"/>
        </w:rPr>
        <w:t>sites</w:t>
      </w:r>
      <w:r w:rsidRPr="00687AE9">
        <w:rPr>
          <w:rFonts w:ascii="Arial" w:hAnsi="Arial" w:cs="Arial"/>
          <w:sz w:val="24"/>
          <w:szCs w:val="24"/>
        </w:rPr>
        <w:t xml:space="preserve"> de notícias e várias outras fontes de informações?</w:t>
      </w:r>
    </w:p>
    <w:p w:rsidR="000078B1" w:rsidRDefault="007F0932" w:rsidP="00013478">
      <w:pPr>
        <w:spacing w:after="0" w:line="360" w:lineRule="auto"/>
        <w:contextualSpacing/>
        <w:jc w:val="both"/>
        <w:rPr>
          <w:ins w:id="226" w:author="SEAD" w:date="2019-12-09T15:53:00Z"/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Não é possível comparar es</w:t>
      </w:r>
      <w:r w:rsidR="00343061">
        <w:rPr>
          <w:rFonts w:ascii="Arial" w:hAnsi="Arial" w:cs="Arial"/>
          <w:sz w:val="24"/>
          <w:szCs w:val="24"/>
        </w:rPr>
        <w:t>s</w:t>
      </w:r>
      <w:r w:rsidRPr="00687AE9">
        <w:rPr>
          <w:rFonts w:ascii="Arial" w:hAnsi="Arial" w:cs="Arial"/>
          <w:sz w:val="24"/>
          <w:szCs w:val="24"/>
        </w:rPr>
        <w:t xml:space="preserve">as informações utilizando ferramentas convencionais, como o </w:t>
      </w:r>
      <w:r w:rsidRPr="00687AE9">
        <w:rPr>
          <w:rFonts w:ascii="Arial" w:hAnsi="Arial" w:cs="Arial"/>
          <w:i/>
          <w:sz w:val="24"/>
          <w:szCs w:val="24"/>
          <w:highlight w:val="cyan"/>
        </w:rPr>
        <w:t xml:space="preserve">Business </w:t>
      </w:r>
      <w:proofErr w:type="spellStart"/>
      <w:r w:rsidRPr="00687AE9">
        <w:rPr>
          <w:rFonts w:ascii="Arial" w:hAnsi="Arial" w:cs="Arial"/>
          <w:i/>
          <w:sz w:val="24"/>
          <w:szCs w:val="24"/>
          <w:highlight w:val="cyan"/>
        </w:rPr>
        <w:t>Intelligence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, pois </w:t>
      </w:r>
      <w:r w:rsidR="00EB7D69" w:rsidRPr="00687AE9">
        <w:rPr>
          <w:rFonts w:ascii="Arial" w:hAnsi="Arial" w:cs="Arial"/>
          <w:sz w:val="24"/>
          <w:szCs w:val="24"/>
        </w:rPr>
        <w:t xml:space="preserve">não está estruturado </w:t>
      </w:r>
      <w:r w:rsidRPr="00687AE9">
        <w:rPr>
          <w:rFonts w:ascii="Arial" w:hAnsi="Arial" w:cs="Arial"/>
          <w:sz w:val="24"/>
          <w:szCs w:val="24"/>
        </w:rPr>
        <w:t>um grande volume d</w:t>
      </w:r>
      <w:r w:rsidR="00FA5C24">
        <w:rPr>
          <w:rFonts w:ascii="Arial" w:hAnsi="Arial" w:cs="Arial"/>
          <w:sz w:val="24"/>
          <w:szCs w:val="24"/>
        </w:rPr>
        <w:t>e</w:t>
      </w:r>
      <w:r w:rsidRPr="00687AE9">
        <w:rPr>
          <w:rFonts w:ascii="Arial" w:hAnsi="Arial" w:cs="Arial"/>
          <w:sz w:val="24"/>
          <w:szCs w:val="24"/>
        </w:rPr>
        <w:t xml:space="preserve"> dados. Quando lemos um texto, ouvimos uma música ou assistimos </w:t>
      </w:r>
      <w:r w:rsidR="00415D37">
        <w:rPr>
          <w:rFonts w:ascii="Arial" w:hAnsi="Arial" w:cs="Arial"/>
          <w:sz w:val="24"/>
          <w:szCs w:val="24"/>
        </w:rPr>
        <w:t xml:space="preserve">a </w:t>
      </w:r>
      <w:r w:rsidRPr="00687AE9">
        <w:rPr>
          <w:rFonts w:ascii="Arial" w:hAnsi="Arial" w:cs="Arial"/>
          <w:sz w:val="24"/>
          <w:szCs w:val="24"/>
        </w:rPr>
        <w:t xml:space="preserve">um filme, para nós tudo representa informação. Contudo, para os computadores, </w:t>
      </w:r>
      <w:r w:rsidR="00F8775E" w:rsidRPr="00687AE9">
        <w:rPr>
          <w:rFonts w:ascii="Arial" w:hAnsi="Arial" w:cs="Arial"/>
          <w:sz w:val="24"/>
          <w:szCs w:val="24"/>
        </w:rPr>
        <w:t>es</w:t>
      </w:r>
      <w:r w:rsidR="00F8775E">
        <w:rPr>
          <w:rFonts w:ascii="Arial" w:hAnsi="Arial" w:cs="Arial"/>
          <w:sz w:val="24"/>
          <w:szCs w:val="24"/>
        </w:rPr>
        <w:t>s</w:t>
      </w:r>
      <w:r w:rsidR="00F8775E" w:rsidRPr="00687AE9">
        <w:rPr>
          <w:rFonts w:ascii="Arial" w:hAnsi="Arial" w:cs="Arial"/>
          <w:sz w:val="24"/>
          <w:szCs w:val="24"/>
        </w:rPr>
        <w:t xml:space="preserve">es </w:t>
      </w:r>
      <w:r w:rsidRPr="00687AE9">
        <w:rPr>
          <w:rFonts w:ascii="Arial" w:hAnsi="Arial" w:cs="Arial"/>
          <w:sz w:val="24"/>
          <w:szCs w:val="24"/>
        </w:rPr>
        <w:t>dados não estão devidamente organizados para os processamentos convencionais.</w:t>
      </w:r>
    </w:p>
    <w:p w:rsidR="008801C6" w:rsidRPr="00687AE9" w:rsidRDefault="008801C6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&lt;Abrir Destaque&gt;</w:t>
      </w:r>
    </w:p>
    <w:p w:rsidR="007F0932" w:rsidRPr="00687AE9" w:rsidRDefault="00F8775E" w:rsidP="00013478">
      <w:pPr>
        <w:spacing w:after="0" w:line="360" w:lineRule="auto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>Es</w:t>
      </w:r>
      <w:r>
        <w:rPr>
          <w:rFonts w:ascii="Arial" w:hAnsi="Arial" w:cs="Arial"/>
          <w:color w:val="FF0000"/>
          <w:sz w:val="24"/>
          <w:szCs w:val="24"/>
        </w:rPr>
        <w:t>s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es 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>dados são armazenados não em tabela</w:t>
      </w:r>
      <w:r w:rsidR="00415D37">
        <w:rPr>
          <w:rFonts w:ascii="Arial" w:hAnsi="Arial" w:cs="Arial"/>
          <w:color w:val="FF0000"/>
          <w:sz w:val="24"/>
          <w:szCs w:val="24"/>
        </w:rPr>
        <w:t>,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na qual cada informação que os compõe ocupa um único espaço, mas como arquivos ou documentos íntegros. Analisar dados estruturados é muito mais simples que analisar textos, fotos ou </w:t>
      </w:r>
      <w:r w:rsidR="007F0932" w:rsidRPr="00687AE9">
        <w:rPr>
          <w:rFonts w:ascii="Arial" w:hAnsi="Arial" w:cs="Arial"/>
          <w:color w:val="FF0000"/>
          <w:sz w:val="24"/>
          <w:szCs w:val="24"/>
        </w:rPr>
        <w:lastRenderedPageBreak/>
        <w:t xml:space="preserve">áudios e outros dados não estruturados, que exigem técnicas de </w:t>
      </w:r>
      <w:r w:rsidR="007F0932" w:rsidRPr="00687AE9">
        <w:rPr>
          <w:rFonts w:ascii="Arial" w:hAnsi="Arial" w:cs="Arial"/>
          <w:b/>
          <w:color w:val="FF0000"/>
          <w:sz w:val="24"/>
          <w:szCs w:val="24"/>
        </w:rPr>
        <w:t>mineração de dados</w:t>
      </w:r>
      <w:r w:rsidR="007F0932" w:rsidRPr="00687AE9">
        <w:rPr>
          <w:rFonts w:ascii="Arial" w:hAnsi="Arial" w:cs="Arial"/>
          <w:color w:val="FF0000"/>
          <w:sz w:val="24"/>
          <w:szCs w:val="24"/>
        </w:rPr>
        <w:t xml:space="preserve"> (</w:t>
      </w:r>
      <w:r w:rsidR="007F0932" w:rsidRPr="00687AE9">
        <w:rPr>
          <w:rFonts w:ascii="Arial" w:hAnsi="Arial" w:cs="Arial"/>
          <w:i/>
          <w:color w:val="FF0000"/>
          <w:sz w:val="24"/>
          <w:szCs w:val="24"/>
          <w:highlight w:val="cyan"/>
        </w:rPr>
        <w:t xml:space="preserve">data </w:t>
      </w:r>
      <w:proofErr w:type="spellStart"/>
      <w:r w:rsidR="007F0932" w:rsidRPr="00687AE9">
        <w:rPr>
          <w:rFonts w:ascii="Arial" w:hAnsi="Arial" w:cs="Arial"/>
          <w:i/>
          <w:color w:val="FF0000"/>
          <w:sz w:val="24"/>
          <w:szCs w:val="24"/>
          <w:highlight w:val="cyan"/>
        </w:rPr>
        <w:t>mining</w:t>
      </w:r>
      <w:proofErr w:type="spellEnd"/>
      <w:r w:rsidR="007F0932" w:rsidRPr="00687AE9">
        <w:rPr>
          <w:rFonts w:ascii="Arial" w:hAnsi="Arial" w:cs="Arial"/>
          <w:color w:val="FF0000"/>
          <w:sz w:val="24"/>
          <w:szCs w:val="24"/>
        </w:rPr>
        <w:t>) para localização da informação, muitas vezes em tempo real, e inteligência artificial, para catalogação e identificação das características da informação, correlações e descobertas.</w:t>
      </w:r>
    </w:p>
    <w:p w:rsidR="00857160" w:rsidRDefault="00857160" w:rsidP="00013478">
      <w:pPr>
        <w:spacing w:after="0" w:line="360" w:lineRule="auto"/>
        <w:contextualSpacing/>
        <w:jc w:val="both"/>
        <w:rPr>
          <w:ins w:id="227" w:author="SEAD" w:date="2019-12-09T15:53:00Z"/>
          <w:rFonts w:ascii="Arial" w:hAnsi="Arial" w:cs="Arial"/>
          <w:b/>
          <w:color w:val="FF0000"/>
          <w:sz w:val="24"/>
          <w:szCs w:val="24"/>
        </w:rPr>
      </w:pPr>
      <w:r w:rsidRPr="00687AE9">
        <w:rPr>
          <w:rFonts w:ascii="Arial" w:hAnsi="Arial" w:cs="Arial"/>
          <w:b/>
          <w:color w:val="FF0000"/>
          <w:sz w:val="24"/>
          <w:szCs w:val="24"/>
        </w:rPr>
        <w:t>&lt; Fechar Destaque&gt;</w:t>
      </w:r>
    </w:p>
    <w:p w:rsidR="008801C6" w:rsidRPr="00687AE9" w:rsidRDefault="008801C6" w:rsidP="00013478">
      <w:pPr>
        <w:spacing w:after="0" w:line="360" w:lineRule="auto"/>
        <w:contextualSpacing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As ações de processamento </w:t>
      </w:r>
      <w:r w:rsidR="000E64F7" w:rsidRPr="000E64F7">
        <w:rPr>
          <w:rFonts w:ascii="Arial" w:hAnsi="Arial" w:cs="Arial"/>
          <w:sz w:val="24"/>
          <w:szCs w:val="24"/>
          <w:rPrChange w:id="228" w:author="SEAD" w:date="2019-12-09T16:21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t>em Big Data</w:t>
      </w:r>
      <w:r w:rsidRPr="00687AE9">
        <w:rPr>
          <w:rFonts w:ascii="Arial" w:hAnsi="Arial" w:cs="Arial"/>
          <w:sz w:val="24"/>
          <w:szCs w:val="24"/>
        </w:rPr>
        <w:t xml:space="preserve"> objetivam a análise qualitativa dos dados de segurança pública em inter-relação em eventos complexos. A plataforma permitirá investigar e aplicar técnicas de ciência de dados de maneira eficiente para análise e descoberta de conhecimento nos dados integrados da segurança pública e </w:t>
      </w:r>
      <w:proofErr w:type="gramStart"/>
      <w:r w:rsidRPr="00687AE9">
        <w:rPr>
          <w:rFonts w:ascii="Arial" w:hAnsi="Arial" w:cs="Arial"/>
          <w:sz w:val="24"/>
          <w:szCs w:val="24"/>
        </w:rPr>
        <w:t>implementar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pa</w:t>
      </w:r>
      <w:bookmarkStart w:id="229" w:name="_GoBack"/>
      <w:bookmarkEnd w:id="229"/>
      <w:r w:rsidRPr="00687AE9">
        <w:rPr>
          <w:rFonts w:ascii="Arial" w:hAnsi="Arial" w:cs="Arial"/>
          <w:sz w:val="24"/>
          <w:szCs w:val="24"/>
        </w:rPr>
        <w:t>inéis de controle em três níveis: estratégico, tático e operacional, equipado com visualização analítica prospectiva e preditiva dos dados e informações.</w:t>
      </w: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D4276B" w:rsidRPr="00687AE9" w:rsidRDefault="00714E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Ao finaliz</w:t>
      </w:r>
      <w:r w:rsidR="00857160" w:rsidRPr="00687AE9">
        <w:rPr>
          <w:rFonts w:ascii="Arial" w:hAnsi="Arial" w:cs="Arial"/>
          <w:sz w:val="24"/>
          <w:szCs w:val="24"/>
        </w:rPr>
        <w:t xml:space="preserve">armos este estudo, </w:t>
      </w:r>
      <w:r w:rsidR="00D4276B" w:rsidRPr="00687AE9">
        <w:rPr>
          <w:rFonts w:ascii="Arial" w:hAnsi="Arial" w:cs="Arial"/>
          <w:sz w:val="24"/>
          <w:szCs w:val="24"/>
        </w:rPr>
        <w:t>convidamos</w:t>
      </w:r>
      <w:r w:rsidR="00857160" w:rsidRPr="00687AE9">
        <w:rPr>
          <w:rFonts w:ascii="Arial" w:hAnsi="Arial" w:cs="Arial"/>
          <w:sz w:val="24"/>
          <w:szCs w:val="24"/>
        </w:rPr>
        <w:t xml:space="preserve"> você</w:t>
      </w:r>
      <w:r w:rsidR="00D4276B" w:rsidRPr="00687AE9">
        <w:rPr>
          <w:rFonts w:ascii="Arial" w:hAnsi="Arial" w:cs="Arial"/>
          <w:sz w:val="24"/>
          <w:szCs w:val="24"/>
        </w:rPr>
        <w:t xml:space="preserve"> </w:t>
      </w:r>
      <w:r w:rsidR="00425FEA">
        <w:rPr>
          <w:rFonts w:ascii="Arial" w:hAnsi="Arial" w:cs="Arial"/>
          <w:sz w:val="24"/>
          <w:szCs w:val="24"/>
        </w:rPr>
        <w:t>a refletir</w:t>
      </w:r>
      <w:r w:rsidR="00425FEA" w:rsidRPr="00687AE9">
        <w:rPr>
          <w:rFonts w:ascii="Arial" w:hAnsi="Arial" w:cs="Arial"/>
          <w:sz w:val="24"/>
          <w:szCs w:val="24"/>
        </w:rPr>
        <w:t xml:space="preserve"> </w:t>
      </w:r>
      <w:r w:rsidR="00EB7D69">
        <w:rPr>
          <w:rFonts w:ascii="Arial" w:hAnsi="Arial" w:cs="Arial"/>
          <w:sz w:val="24"/>
          <w:szCs w:val="24"/>
        </w:rPr>
        <w:t>sobre</w:t>
      </w:r>
      <w:r w:rsidR="00EB7D69" w:rsidRPr="00687AE9">
        <w:rPr>
          <w:rFonts w:ascii="Arial" w:hAnsi="Arial" w:cs="Arial"/>
          <w:sz w:val="24"/>
          <w:szCs w:val="24"/>
        </w:rPr>
        <w:t xml:space="preserve"> </w:t>
      </w:r>
      <w:r w:rsidR="00D4276B" w:rsidRPr="00687AE9">
        <w:rPr>
          <w:rFonts w:ascii="Arial" w:hAnsi="Arial" w:cs="Arial"/>
          <w:sz w:val="24"/>
          <w:szCs w:val="24"/>
        </w:rPr>
        <w:t>o conhecimento adquirido</w:t>
      </w:r>
      <w:r w:rsidR="00EB7D69">
        <w:rPr>
          <w:rFonts w:ascii="Arial" w:hAnsi="Arial" w:cs="Arial"/>
          <w:sz w:val="24"/>
          <w:szCs w:val="24"/>
        </w:rPr>
        <w:t>, se ele</w:t>
      </w:r>
      <w:r w:rsidR="00D4276B" w:rsidRPr="00687AE9">
        <w:rPr>
          <w:rFonts w:ascii="Arial" w:hAnsi="Arial" w:cs="Arial"/>
          <w:sz w:val="24"/>
          <w:szCs w:val="24"/>
        </w:rPr>
        <w:t xml:space="preserve"> foi suficiente para deix</w:t>
      </w:r>
      <w:r w:rsidR="00425FEA">
        <w:rPr>
          <w:rFonts w:ascii="Arial" w:hAnsi="Arial" w:cs="Arial"/>
          <w:sz w:val="24"/>
          <w:szCs w:val="24"/>
        </w:rPr>
        <w:t>á</w:t>
      </w:r>
      <w:r w:rsidR="00D4276B" w:rsidRPr="00687AE9">
        <w:rPr>
          <w:rFonts w:ascii="Arial" w:hAnsi="Arial" w:cs="Arial"/>
          <w:sz w:val="24"/>
          <w:szCs w:val="24"/>
        </w:rPr>
        <w:t>-</w:t>
      </w:r>
      <w:proofErr w:type="gramStart"/>
      <w:r w:rsidR="00D4276B" w:rsidRPr="00687AE9">
        <w:rPr>
          <w:rFonts w:ascii="Arial" w:hAnsi="Arial" w:cs="Arial"/>
          <w:sz w:val="24"/>
          <w:szCs w:val="24"/>
        </w:rPr>
        <w:t>lo(</w:t>
      </w:r>
      <w:proofErr w:type="gramEnd"/>
      <w:r w:rsidR="00D4276B" w:rsidRPr="00687AE9">
        <w:rPr>
          <w:rFonts w:ascii="Arial" w:hAnsi="Arial" w:cs="Arial"/>
          <w:sz w:val="24"/>
          <w:szCs w:val="24"/>
        </w:rPr>
        <w:t>a) seguro(a) em relação ao SINESP e seus módulos</w:t>
      </w:r>
      <w:r w:rsidR="00857160" w:rsidRPr="00687AE9">
        <w:rPr>
          <w:rFonts w:ascii="Arial" w:hAnsi="Arial" w:cs="Arial"/>
          <w:sz w:val="24"/>
          <w:szCs w:val="24"/>
        </w:rPr>
        <w:t xml:space="preserve"> e </w:t>
      </w:r>
      <w:r w:rsidR="00D4276B" w:rsidRPr="00687AE9">
        <w:rPr>
          <w:rFonts w:ascii="Arial" w:hAnsi="Arial" w:cs="Arial"/>
          <w:sz w:val="24"/>
          <w:szCs w:val="24"/>
        </w:rPr>
        <w:t xml:space="preserve">sistemas disponíveis para </w:t>
      </w:r>
      <w:r w:rsidR="00186294" w:rsidRPr="00687AE9">
        <w:rPr>
          <w:rFonts w:ascii="Arial" w:hAnsi="Arial" w:cs="Arial"/>
          <w:sz w:val="24"/>
          <w:szCs w:val="24"/>
        </w:rPr>
        <w:t>utilização n</w:t>
      </w:r>
      <w:r w:rsidR="00D4276B" w:rsidRPr="00687AE9">
        <w:rPr>
          <w:rFonts w:ascii="Arial" w:hAnsi="Arial" w:cs="Arial"/>
          <w:sz w:val="24"/>
          <w:szCs w:val="24"/>
        </w:rPr>
        <w:t>as mais variadas soluções de utilização</w:t>
      </w:r>
      <w:r w:rsidR="00186294" w:rsidRPr="00687AE9">
        <w:rPr>
          <w:rFonts w:ascii="Arial" w:hAnsi="Arial" w:cs="Arial"/>
          <w:sz w:val="24"/>
          <w:szCs w:val="24"/>
        </w:rPr>
        <w:t>.</w:t>
      </w: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F714EC" w:rsidRPr="00687AE9" w:rsidRDefault="00F714EC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br w:type="page"/>
      </w:r>
    </w:p>
    <w:p w:rsidR="001C22AB" w:rsidRPr="00687AE9" w:rsidRDefault="001C22AB" w:rsidP="001C22AB">
      <w:pPr>
        <w:pStyle w:val="Ttulo1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lastRenderedPageBreak/>
        <w:t>&lt;H1&gt;</w:t>
      </w:r>
      <w:r w:rsidRPr="00687AE9">
        <w:rPr>
          <w:rFonts w:ascii="Arial" w:hAnsi="Arial" w:cs="Arial"/>
          <w:sz w:val="24"/>
          <w:szCs w:val="24"/>
        </w:rPr>
        <w:t>REFERÊNCIAS</w:t>
      </w:r>
      <w:r w:rsidRPr="00687AE9">
        <w:rPr>
          <w:rFonts w:ascii="Arial" w:eastAsia="Arial" w:hAnsi="Arial" w:cs="Arial"/>
          <w:sz w:val="24"/>
          <w:szCs w:val="24"/>
          <w:shd w:val="clear" w:color="auto" w:fill="4A86E8"/>
        </w:rPr>
        <w:t>&lt;/H1&gt;</w:t>
      </w:r>
    </w:p>
    <w:p w:rsidR="001C22AB" w:rsidRPr="00687AE9" w:rsidRDefault="001C22AB" w:rsidP="001C22AB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F523A" w:rsidRDefault="00FF523A" w:rsidP="002C21CC">
      <w:pPr>
        <w:spacing w:after="0" w:line="360" w:lineRule="auto"/>
        <w:ind w:right="4"/>
        <w:contextualSpacing/>
        <w:rPr>
          <w:rStyle w:val="Hyperlink"/>
          <w:u w:val="none"/>
        </w:rPr>
      </w:pPr>
      <w:r>
        <w:rPr>
          <w:rFonts w:ascii="Arial" w:hAnsi="Arial" w:cs="Arial"/>
          <w:sz w:val="24"/>
          <w:szCs w:val="24"/>
        </w:rPr>
        <w:t xml:space="preserve">APLICATIVO verifica em tempo real se carro é roubado ou clonado. </w:t>
      </w:r>
      <w:r w:rsidRPr="00FF523A">
        <w:rPr>
          <w:rFonts w:ascii="Arial" w:hAnsi="Arial" w:cs="Arial"/>
          <w:b/>
          <w:sz w:val="24"/>
          <w:szCs w:val="24"/>
        </w:rPr>
        <w:t>Atual A</w:t>
      </w:r>
      <w:r w:rsidRPr="002C21CC">
        <w:rPr>
          <w:rFonts w:ascii="Arial" w:hAnsi="Arial" w:cs="Arial"/>
          <w:b/>
          <w:sz w:val="24"/>
          <w:szCs w:val="24"/>
        </w:rPr>
        <w:t>mazonas</w:t>
      </w:r>
      <w:r>
        <w:rPr>
          <w:rFonts w:ascii="Arial" w:hAnsi="Arial" w:cs="Arial"/>
          <w:sz w:val="24"/>
          <w:szCs w:val="24"/>
        </w:rPr>
        <w:t xml:space="preserve">, Manaus, 24 fev. 2014. Disponível em: </w:t>
      </w:r>
      <w:r w:rsidR="000E64F7" w:rsidRPr="000E64F7">
        <w:rPr>
          <w:rFonts w:ascii="Arial" w:hAnsi="Arial" w:cs="Arial"/>
          <w:sz w:val="24"/>
          <w:szCs w:val="24"/>
          <w:rPrChange w:id="230" w:author="SEAD" w:date="2019-12-09T16:16:00Z">
            <w:rPr>
              <w:rStyle w:val="Hyperlink"/>
            </w:rPr>
          </w:rPrChange>
        </w:rPr>
        <w:fldChar w:fldCharType="begin"/>
      </w:r>
      <w:r w:rsidR="000E64F7" w:rsidRPr="000E64F7">
        <w:rPr>
          <w:rFonts w:ascii="Arial" w:hAnsi="Arial" w:cs="Arial"/>
          <w:sz w:val="24"/>
          <w:szCs w:val="24"/>
          <w:rPrChange w:id="231" w:author="SEAD" w:date="2019-12-09T16:16:00Z">
            <w:rPr>
              <w:color w:val="0563C1" w:themeColor="hyperlink"/>
              <w:u w:val="single"/>
            </w:rPr>
          </w:rPrChange>
        </w:rPr>
        <w:instrText xml:space="preserve"> HYPERLINK "https://amazonasatual.com.br/aplicativo-verifica-em-tempo-real-se-veiculo-e-roubado-ou-clonado/" </w:instrText>
      </w:r>
      <w:r w:rsidR="000E64F7" w:rsidRPr="000E64F7">
        <w:rPr>
          <w:rFonts w:ascii="Arial" w:hAnsi="Arial" w:cs="Arial"/>
          <w:sz w:val="24"/>
          <w:szCs w:val="24"/>
          <w:rPrChange w:id="232" w:author="SEAD" w:date="2019-12-09T16:16:00Z">
            <w:rPr>
              <w:rStyle w:val="Hyperlink"/>
            </w:rPr>
          </w:rPrChange>
        </w:rPr>
        <w:fldChar w:fldCharType="separate"/>
      </w:r>
      <w:r w:rsidR="000E64F7" w:rsidRPr="000E64F7">
        <w:rPr>
          <w:rFonts w:ascii="Arial" w:hAnsi="Arial" w:cs="Arial"/>
          <w:sz w:val="24"/>
          <w:szCs w:val="24"/>
          <w:rPrChange w:id="233" w:author="SEAD" w:date="2019-12-09T16:16:00Z">
            <w:rPr>
              <w:rStyle w:val="Hyperlink"/>
            </w:rPr>
          </w:rPrChange>
        </w:rPr>
        <w:t>https://amazonasatual.com.br/aplicativo-verifica-em-tempo-real-se-veiculo-e-roubado-ou-clonado/</w:t>
      </w:r>
      <w:r w:rsidR="000E64F7" w:rsidRPr="000E64F7">
        <w:rPr>
          <w:rFonts w:ascii="Arial" w:hAnsi="Arial" w:cs="Arial"/>
          <w:sz w:val="24"/>
          <w:szCs w:val="24"/>
          <w:rPrChange w:id="234" w:author="SEAD" w:date="2019-12-09T16:16:00Z">
            <w:rPr>
              <w:rStyle w:val="Hyperlink"/>
            </w:rPr>
          </w:rPrChange>
        </w:rPr>
        <w:fldChar w:fldCharType="end"/>
      </w:r>
      <w:r w:rsidR="000E64F7" w:rsidRPr="000E64F7">
        <w:rPr>
          <w:rFonts w:ascii="Arial" w:hAnsi="Arial" w:cs="Arial"/>
          <w:sz w:val="24"/>
          <w:szCs w:val="24"/>
          <w:rPrChange w:id="235" w:author="SEAD" w:date="2019-12-09T16:16:00Z">
            <w:rPr>
              <w:rStyle w:val="Hyperlink"/>
            </w:rPr>
          </w:rPrChange>
        </w:rPr>
        <w:t>. Acesso em: 25 nov. 2019.</w:t>
      </w:r>
    </w:p>
    <w:p w:rsidR="00FF523A" w:rsidRDefault="00FF523A" w:rsidP="002C21CC">
      <w:pPr>
        <w:spacing w:after="0" w:line="360" w:lineRule="auto"/>
        <w:ind w:right="4"/>
        <w:contextualSpacing/>
        <w:rPr>
          <w:rFonts w:ascii="Arial" w:hAnsi="Arial" w:cs="Arial"/>
          <w:sz w:val="24"/>
          <w:szCs w:val="24"/>
        </w:rPr>
      </w:pPr>
    </w:p>
    <w:p w:rsidR="001C22AB" w:rsidRPr="00687AE9" w:rsidRDefault="000F3C95" w:rsidP="002C21CC">
      <w:pPr>
        <w:spacing w:after="0" w:line="360" w:lineRule="auto"/>
        <w:ind w:right="4"/>
        <w:contextualSpacing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BEATO, C</w:t>
      </w:r>
      <w:r w:rsidR="004B40B9">
        <w:rPr>
          <w:rFonts w:ascii="Arial" w:hAnsi="Arial" w:cs="Arial"/>
          <w:sz w:val="24"/>
          <w:szCs w:val="24"/>
        </w:rPr>
        <w:t>.</w:t>
      </w:r>
      <w:r w:rsidRPr="00687AE9">
        <w:rPr>
          <w:rFonts w:ascii="Arial" w:hAnsi="Arial" w:cs="Arial"/>
          <w:sz w:val="24"/>
          <w:szCs w:val="24"/>
        </w:rPr>
        <w:t xml:space="preserve"> C</w:t>
      </w:r>
      <w:r w:rsidR="001C22AB" w:rsidRPr="00687AE9">
        <w:rPr>
          <w:rFonts w:ascii="Arial" w:hAnsi="Arial" w:cs="Arial"/>
          <w:sz w:val="24"/>
          <w:szCs w:val="24"/>
        </w:rPr>
        <w:t xml:space="preserve">. </w:t>
      </w:r>
      <w:r w:rsidR="001C22AB" w:rsidRPr="002C21CC">
        <w:rPr>
          <w:rFonts w:ascii="Arial" w:hAnsi="Arial" w:cs="Arial"/>
          <w:sz w:val="24"/>
          <w:szCs w:val="24"/>
        </w:rPr>
        <w:t>Fontes de dados policiais em estudos criminológicos:</w:t>
      </w:r>
      <w:r w:rsidR="001C22AB" w:rsidRPr="00687AE9">
        <w:rPr>
          <w:rFonts w:ascii="Arial" w:hAnsi="Arial" w:cs="Arial"/>
          <w:sz w:val="24"/>
          <w:szCs w:val="24"/>
        </w:rPr>
        <w:t xml:space="preserve"> limites e potenciais. </w:t>
      </w:r>
      <w:r w:rsidR="004B40B9" w:rsidRPr="002C21CC">
        <w:rPr>
          <w:rFonts w:ascii="Arial" w:hAnsi="Arial" w:cs="Arial"/>
          <w:i/>
          <w:sz w:val="24"/>
          <w:szCs w:val="24"/>
          <w:highlight w:val="cyan"/>
        </w:rPr>
        <w:t>In</w:t>
      </w:r>
      <w:r w:rsidR="004B40B9">
        <w:rPr>
          <w:rFonts w:ascii="Arial" w:hAnsi="Arial" w:cs="Arial"/>
          <w:sz w:val="24"/>
          <w:szCs w:val="24"/>
        </w:rPr>
        <w:t xml:space="preserve">: </w:t>
      </w:r>
      <w:r w:rsidR="004B40B9" w:rsidRPr="00687AE9">
        <w:rPr>
          <w:rFonts w:ascii="Arial" w:hAnsi="Arial" w:cs="Arial"/>
          <w:sz w:val="24"/>
          <w:szCs w:val="24"/>
        </w:rPr>
        <w:t>FÓRUM DO CESEC</w:t>
      </w:r>
      <w:r w:rsidR="00B9164B">
        <w:rPr>
          <w:rFonts w:ascii="Arial" w:hAnsi="Arial" w:cs="Arial"/>
          <w:sz w:val="24"/>
          <w:szCs w:val="24"/>
        </w:rPr>
        <w:t>.</w:t>
      </w:r>
      <w:r w:rsidR="001C22AB" w:rsidRPr="00687AE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B40B9" w:rsidRPr="00687AE9">
        <w:rPr>
          <w:rFonts w:ascii="Arial" w:hAnsi="Arial" w:cs="Arial"/>
          <w:sz w:val="24"/>
          <w:szCs w:val="24"/>
        </w:rPr>
        <w:t>2000</w:t>
      </w:r>
      <w:r w:rsidR="004B40B9">
        <w:rPr>
          <w:rFonts w:ascii="Arial" w:hAnsi="Arial" w:cs="Arial"/>
          <w:sz w:val="24"/>
          <w:szCs w:val="24"/>
        </w:rPr>
        <w:t xml:space="preserve">, </w:t>
      </w:r>
      <w:r w:rsidR="001C22AB" w:rsidRPr="00687AE9">
        <w:rPr>
          <w:rFonts w:ascii="Arial" w:hAnsi="Arial" w:cs="Arial"/>
          <w:sz w:val="24"/>
          <w:szCs w:val="24"/>
        </w:rPr>
        <w:t>Rio</w:t>
      </w:r>
      <w:proofErr w:type="gramEnd"/>
      <w:r w:rsidR="001C22AB" w:rsidRPr="00687AE9">
        <w:rPr>
          <w:rFonts w:ascii="Arial" w:hAnsi="Arial" w:cs="Arial"/>
          <w:sz w:val="24"/>
          <w:szCs w:val="24"/>
        </w:rPr>
        <w:t xml:space="preserve"> de Janeiro</w:t>
      </w:r>
      <w:r w:rsidR="004B40B9">
        <w:rPr>
          <w:rFonts w:ascii="Arial" w:hAnsi="Arial" w:cs="Arial"/>
          <w:sz w:val="24"/>
          <w:szCs w:val="24"/>
        </w:rPr>
        <w:t>, RJ</w:t>
      </w:r>
      <w:r w:rsidR="001C22AB" w:rsidRPr="00687AE9">
        <w:rPr>
          <w:rFonts w:ascii="Arial" w:hAnsi="Arial" w:cs="Arial"/>
          <w:sz w:val="24"/>
          <w:szCs w:val="24"/>
        </w:rPr>
        <w:t>.</w:t>
      </w:r>
      <w:r w:rsidR="00B9164B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9164B" w:rsidRPr="002C21CC">
        <w:rPr>
          <w:rFonts w:ascii="Arial" w:hAnsi="Arial" w:cs="Arial"/>
          <w:b/>
          <w:sz w:val="24"/>
          <w:szCs w:val="24"/>
        </w:rPr>
        <w:t>Anais[</w:t>
      </w:r>
      <w:proofErr w:type="gramEnd"/>
      <w:r w:rsidR="00B9164B" w:rsidRPr="002C21CC">
        <w:rPr>
          <w:rFonts w:ascii="Arial" w:hAnsi="Arial" w:cs="Arial"/>
          <w:b/>
          <w:sz w:val="24"/>
          <w:szCs w:val="24"/>
        </w:rPr>
        <w:t>...]</w:t>
      </w:r>
      <w:r w:rsidR="00B9164B">
        <w:rPr>
          <w:rFonts w:ascii="Arial" w:hAnsi="Arial" w:cs="Arial"/>
          <w:sz w:val="24"/>
          <w:szCs w:val="24"/>
        </w:rPr>
        <w:t>. Rio de Janeiro, 2000.</w:t>
      </w:r>
      <w:r w:rsidR="001C22AB" w:rsidRPr="00687AE9">
        <w:rPr>
          <w:rFonts w:ascii="Arial" w:hAnsi="Arial" w:cs="Arial"/>
          <w:sz w:val="24"/>
          <w:szCs w:val="24"/>
        </w:rPr>
        <w:t xml:space="preserve"> Disponível em</w:t>
      </w:r>
      <w:r w:rsidR="00857160" w:rsidRPr="00687AE9">
        <w:rPr>
          <w:rFonts w:ascii="Arial" w:hAnsi="Arial" w:cs="Arial"/>
          <w:sz w:val="24"/>
          <w:szCs w:val="24"/>
        </w:rPr>
        <w:t xml:space="preserve">: </w:t>
      </w:r>
      <w:hyperlink r:id="rId36" w:history="1">
        <w:r w:rsidR="001C22AB" w:rsidRPr="00687AE9">
          <w:rPr>
            <w:rFonts w:ascii="Arial" w:hAnsi="Arial" w:cs="Arial"/>
            <w:sz w:val="24"/>
            <w:szCs w:val="24"/>
          </w:rPr>
          <w:t>https://www.ucamcesec.com.br/wp-content//uploads/2011/06/Anais-Forum-CESeC-Ipea.pdf</w:t>
        </w:r>
      </w:hyperlink>
      <w:r w:rsidR="00857160" w:rsidRPr="00687AE9">
        <w:rPr>
          <w:rFonts w:ascii="Arial" w:hAnsi="Arial" w:cs="Arial"/>
          <w:sz w:val="24"/>
          <w:szCs w:val="24"/>
        </w:rPr>
        <w:t>. A</w:t>
      </w:r>
      <w:r w:rsidR="001C22AB" w:rsidRPr="00687AE9">
        <w:rPr>
          <w:rFonts w:ascii="Arial" w:hAnsi="Arial" w:cs="Arial"/>
          <w:sz w:val="24"/>
          <w:szCs w:val="24"/>
        </w:rPr>
        <w:t>cesso em</w:t>
      </w:r>
      <w:r w:rsidR="004B40B9">
        <w:rPr>
          <w:rFonts w:ascii="Arial" w:hAnsi="Arial" w:cs="Arial"/>
          <w:sz w:val="24"/>
          <w:szCs w:val="24"/>
        </w:rPr>
        <w:t>:</w:t>
      </w:r>
      <w:r w:rsidR="001C22AB" w:rsidRPr="00687AE9">
        <w:rPr>
          <w:rFonts w:ascii="Arial" w:hAnsi="Arial" w:cs="Arial"/>
          <w:sz w:val="24"/>
          <w:szCs w:val="24"/>
        </w:rPr>
        <w:t xml:space="preserve"> 19 set. 2019.</w:t>
      </w:r>
    </w:p>
    <w:p w:rsidR="001C22AB" w:rsidRPr="00687AE9" w:rsidRDefault="001C22AB" w:rsidP="001C22AB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425A6B" w:rsidRDefault="00425A6B" w:rsidP="00425A6B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r w:rsidRPr="0039504D">
        <w:rPr>
          <w:rFonts w:ascii="Arial" w:hAnsi="Arial" w:cs="Arial"/>
          <w:sz w:val="24"/>
          <w:szCs w:val="24"/>
        </w:rPr>
        <w:t>BRASIL. Ministério da Justiça</w:t>
      </w:r>
      <w:del w:id="236" w:author="SEAD" w:date="2019-12-09T16:14:00Z">
        <w:r w:rsidRPr="0039504D" w:rsidDel="00277E61">
          <w:rPr>
            <w:rFonts w:ascii="Arial" w:hAnsi="Arial" w:cs="Arial"/>
            <w:sz w:val="24"/>
            <w:szCs w:val="24"/>
          </w:rPr>
          <w:delText>.</w:delText>
        </w:r>
      </w:del>
      <w:del w:id="237" w:author="SEAD" w:date="2019-12-09T16:15:00Z">
        <w:r w:rsidRPr="0039504D" w:rsidDel="00277E61">
          <w:rPr>
            <w:rFonts w:ascii="Arial" w:hAnsi="Arial" w:cs="Arial"/>
            <w:sz w:val="24"/>
            <w:szCs w:val="24"/>
          </w:rPr>
          <w:delText xml:space="preserve"> </w:delText>
        </w:r>
      </w:del>
      <w:ins w:id="238" w:author="SEAD" w:date="2019-12-09T16:14:00Z">
        <w:r w:rsidR="00277E61">
          <w:rPr>
            <w:rFonts w:ascii="Arial" w:hAnsi="Arial" w:cs="Arial"/>
            <w:sz w:val="24"/>
            <w:szCs w:val="24"/>
          </w:rPr>
          <w:t>.</w:t>
        </w:r>
        <w:r w:rsidR="00277E61" w:rsidRPr="0039504D">
          <w:rPr>
            <w:rFonts w:ascii="Arial" w:hAnsi="Arial" w:cs="Arial"/>
            <w:sz w:val="24"/>
            <w:szCs w:val="24"/>
          </w:rPr>
          <w:t xml:space="preserve"> </w:t>
        </w:r>
      </w:ins>
      <w:r w:rsidRPr="0039504D">
        <w:rPr>
          <w:rFonts w:ascii="Arial" w:hAnsi="Arial" w:cs="Arial"/>
          <w:sz w:val="24"/>
          <w:szCs w:val="24"/>
        </w:rPr>
        <w:t>Secretaria Nacional de Segurança Pública.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C21CC">
        <w:rPr>
          <w:rFonts w:ascii="Arial" w:hAnsi="Arial" w:cs="Arial"/>
          <w:sz w:val="24"/>
          <w:szCs w:val="24"/>
        </w:rPr>
        <w:t>Gestão da informação.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Pr="002C21CC">
        <w:rPr>
          <w:rFonts w:ascii="Arial" w:hAnsi="Arial" w:cs="Arial"/>
          <w:i/>
          <w:sz w:val="24"/>
          <w:szCs w:val="24"/>
        </w:rPr>
        <w:t>In</w:t>
      </w:r>
      <w:r w:rsidRPr="00687AE9">
        <w:rPr>
          <w:rFonts w:ascii="Arial" w:hAnsi="Arial" w:cs="Arial"/>
          <w:sz w:val="24"/>
          <w:szCs w:val="24"/>
        </w:rPr>
        <w:t>: SESI-RJ – SERVIÇO SOCIAL DA INDÚSTRIA DO RIO DE JANEIRO. (</w:t>
      </w:r>
      <w:r w:rsidR="008B493A">
        <w:rPr>
          <w:rFonts w:ascii="Arial" w:hAnsi="Arial" w:cs="Arial"/>
          <w:sz w:val="24"/>
          <w:szCs w:val="24"/>
        </w:rPr>
        <w:t>o</w:t>
      </w:r>
      <w:r w:rsidRPr="00687AE9">
        <w:rPr>
          <w:rFonts w:ascii="Arial" w:hAnsi="Arial" w:cs="Arial"/>
          <w:sz w:val="24"/>
          <w:szCs w:val="24"/>
        </w:rPr>
        <w:t xml:space="preserve">rg.). </w:t>
      </w:r>
      <w:r w:rsidRPr="002C21CC">
        <w:rPr>
          <w:rFonts w:ascii="Arial" w:hAnsi="Arial" w:cs="Arial"/>
          <w:b/>
          <w:sz w:val="24"/>
          <w:szCs w:val="24"/>
        </w:rPr>
        <w:t>Arquitetura institucional do Sistema Único de Segurança Pública</w:t>
      </w:r>
      <w:r w:rsidRPr="00687AE9">
        <w:rPr>
          <w:rFonts w:ascii="Arial" w:hAnsi="Arial" w:cs="Arial"/>
          <w:sz w:val="24"/>
          <w:szCs w:val="24"/>
        </w:rPr>
        <w:t xml:space="preserve">. Rio de Janeiro: </w:t>
      </w:r>
      <w:proofErr w:type="spellStart"/>
      <w:r w:rsidRPr="00687AE9">
        <w:rPr>
          <w:rFonts w:ascii="Arial" w:hAnsi="Arial" w:cs="Arial"/>
          <w:sz w:val="24"/>
          <w:szCs w:val="24"/>
        </w:rPr>
        <w:t>Senasp</w:t>
      </w:r>
      <w:proofErr w:type="spellEnd"/>
      <w:r w:rsidRPr="00687AE9">
        <w:rPr>
          <w:rFonts w:ascii="Arial" w:hAnsi="Arial" w:cs="Arial"/>
          <w:sz w:val="24"/>
          <w:szCs w:val="24"/>
        </w:rPr>
        <w:t xml:space="preserve">; Firjan; </w:t>
      </w:r>
      <w:proofErr w:type="spellStart"/>
      <w:proofErr w:type="gramStart"/>
      <w:r w:rsidRPr="00687AE9">
        <w:rPr>
          <w:rFonts w:ascii="Arial" w:hAnsi="Arial" w:cs="Arial"/>
          <w:sz w:val="24"/>
          <w:szCs w:val="24"/>
        </w:rPr>
        <w:t>Pnud</w:t>
      </w:r>
      <w:proofErr w:type="spellEnd"/>
      <w:proofErr w:type="gramEnd"/>
      <w:r w:rsidRPr="00687AE9">
        <w:rPr>
          <w:rFonts w:ascii="Arial" w:hAnsi="Arial" w:cs="Arial"/>
          <w:sz w:val="24"/>
          <w:szCs w:val="24"/>
        </w:rPr>
        <w:t>, 2004.</w:t>
      </w:r>
    </w:p>
    <w:p w:rsidR="00425A6B" w:rsidRDefault="00425A6B" w:rsidP="00425A6B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C7EA0" w:rsidRDefault="00277E61" w:rsidP="00DC7EA0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  <w:ins w:id="239" w:author="SEAD" w:date="2019-12-09T16:15:00Z">
        <w:r w:rsidRPr="0039504D">
          <w:rPr>
            <w:rFonts w:ascii="Arial" w:hAnsi="Arial" w:cs="Arial"/>
            <w:sz w:val="24"/>
            <w:szCs w:val="24"/>
          </w:rPr>
          <w:t>BRASIL. Ministério da Justiça</w:t>
        </w:r>
        <w:r>
          <w:rPr>
            <w:rFonts w:ascii="Arial" w:hAnsi="Arial" w:cs="Arial"/>
            <w:sz w:val="24"/>
            <w:szCs w:val="24"/>
          </w:rPr>
          <w:t xml:space="preserve"> e</w:t>
        </w:r>
        <w:r w:rsidRPr="0039504D">
          <w:rPr>
            <w:rFonts w:ascii="Arial" w:hAnsi="Arial" w:cs="Arial"/>
            <w:sz w:val="24"/>
            <w:szCs w:val="24"/>
          </w:rPr>
          <w:t xml:space="preserve"> Segurança Pública</w:t>
        </w:r>
      </w:ins>
      <w:ins w:id="240" w:author="SEAD" w:date="2019-12-09T16:13:00Z">
        <w:r>
          <w:rPr>
            <w:rFonts w:ascii="Arial" w:hAnsi="Arial" w:cs="Arial"/>
            <w:b/>
            <w:sz w:val="24"/>
            <w:szCs w:val="24"/>
          </w:rPr>
          <w:t xml:space="preserve"> </w:t>
        </w:r>
      </w:ins>
      <w:ins w:id="241" w:author="SEAD" w:date="2019-12-09T16:15:00Z">
        <w:r w:rsidRPr="0039504D">
          <w:rPr>
            <w:rFonts w:ascii="Arial" w:hAnsi="Arial" w:cs="Arial"/>
            <w:sz w:val="24"/>
            <w:szCs w:val="24"/>
          </w:rPr>
          <w:t>Secretaria Nacional de Segurança Pública</w:t>
        </w:r>
        <w:r>
          <w:rPr>
            <w:rFonts w:ascii="Arial" w:hAnsi="Arial" w:cs="Arial"/>
            <w:sz w:val="24"/>
            <w:szCs w:val="24"/>
          </w:rPr>
          <w:t>.</w:t>
        </w:r>
        <w:r w:rsidR="000E64F7" w:rsidRPr="000E64F7">
          <w:rPr>
            <w:rFonts w:ascii="Arial" w:hAnsi="Arial" w:cs="Arial"/>
            <w:b/>
            <w:sz w:val="24"/>
            <w:szCs w:val="24"/>
            <w:rPrChange w:id="242" w:author="SEAD" w:date="2019-12-09T16:03:00Z">
              <w:rPr>
                <w:rFonts w:ascii="Arial" w:hAnsi="Arial" w:cs="Arial"/>
                <w:b/>
                <w:color w:val="0563C1" w:themeColor="hyperlink"/>
                <w:sz w:val="24"/>
                <w:szCs w:val="24"/>
                <w:u w:val="single"/>
              </w:rPr>
            </w:rPrChange>
          </w:rPr>
          <w:t xml:space="preserve"> </w:t>
        </w:r>
      </w:ins>
      <w:del w:id="243" w:author="SEAD" w:date="2019-12-09T15:57:00Z">
        <w:r w:rsidR="000E64F7" w:rsidRPr="000E64F7">
          <w:rPr>
            <w:rFonts w:ascii="Arial" w:hAnsi="Arial" w:cs="Arial"/>
            <w:b/>
            <w:sz w:val="24"/>
            <w:szCs w:val="24"/>
            <w:rPrChange w:id="244" w:author="SEAD" w:date="2019-12-09T16:03:00Z">
              <w:rPr>
                <w:rFonts w:ascii="Arial" w:hAnsi="Arial" w:cs="Arial"/>
                <w:color w:val="0563C1" w:themeColor="hyperlink"/>
                <w:sz w:val="24"/>
                <w:szCs w:val="24"/>
                <w:u w:val="single"/>
              </w:rPr>
            </w:rPrChange>
          </w:rPr>
          <w:delText xml:space="preserve">BRASIL. Ministério da Justiça. Secretaria Nacional de Segurança Pública. </w:delText>
        </w:r>
      </w:del>
      <w:r w:rsidR="000E64F7" w:rsidRPr="000E64F7">
        <w:rPr>
          <w:rFonts w:ascii="Arial" w:hAnsi="Arial" w:cs="Arial"/>
          <w:b/>
          <w:bCs/>
          <w:sz w:val="24"/>
          <w:szCs w:val="24"/>
          <w:rPrChange w:id="245" w:author="SEAD" w:date="2019-12-09T16:03:00Z">
            <w:rPr>
              <w:rFonts w:ascii="Arial" w:hAnsi="Arial" w:cs="Arial"/>
              <w:bCs/>
              <w:color w:val="0563C1" w:themeColor="hyperlink"/>
              <w:sz w:val="24"/>
              <w:szCs w:val="24"/>
              <w:u w:val="single"/>
            </w:rPr>
          </w:rPrChange>
        </w:rPr>
        <w:t>P</w:t>
      </w:r>
      <w:ins w:id="246" w:author="SEAD" w:date="2019-12-09T15:57:00Z">
        <w:r w:rsidR="000E64F7" w:rsidRPr="000E64F7">
          <w:rPr>
            <w:rFonts w:ascii="Arial" w:hAnsi="Arial" w:cs="Arial"/>
            <w:b/>
            <w:bCs/>
            <w:sz w:val="24"/>
            <w:szCs w:val="24"/>
            <w:rPrChange w:id="247" w:author="SEAD" w:date="2019-12-09T16:03:00Z">
              <w:rPr>
                <w:rFonts w:ascii="Arial" w:hAnsi="Arial" w:cs="Arial"/>
                <w:bCs/>
                <w:color w:val="0563C1" w:themeColor="hyperlink"/>
                <w:sz w:val="24"/>
                <w:szCs w:val="24"/>
                <w:u w:val="single"/>
              </w:rPr>
            </w:rPrChange>
          </w:rPr>
          <w:t>esquisa</w:t>
        </w:r>
      </w:ins>
      <w:del w:id="248" w:author="SEAD" w:date="2019-12-09T15:57:00Z">
        <w:r w:rsidR="000E64F7" w:rsidRPr="000E64F7">
          <w:rPr>
            <w:rFonts w:ascii="Arial" w:hAnsi="Arial" w:cs="Arial"/>
            <w:b/>
            <w:bCs/>
            <w:sz w:val="24"/>
            <w:szCs w:val="24"/>
            <w:rPrChange w:id="249" w:author="SEAD" w:date="2019-12-09T16:03:00Z">
              <w:rPr>
                <w:rFonts w:ascii="Arial" w:hAnsi="Arial" w:cs="Arial"/>
                <w:b/>
                <w:bCs/>
                <w:color w:val="0563C1" w:themeColor="hyperlink"/>
                <w:sz w:val="24"/>
                <w:szCs w:val="24"/>
                <w:u w:val="single"/>
              </w:rPr>
            </w:rPrChange>
          </w:rPr>
          <w:delText>esquisa</w:delText>
        </w:r>
      </w:del>
      <w:r w:rsidR="000E64F7" w:rsidRPr="000E64F7">
        <w:rPr>
          <w:rFonts w:ascii="Arial" w:hAnsi="Arial" w:cs="Arial"/>
          <w:b/>
          <w:bCs/>
          <w:sz w:val="24"/>
          <w:szCs w:val="24"/>
          <w:rPrChange w:id="250" w:author="SEAD" w:date="2019-12-09T16:03:00Z">
            <w:rPr>
              <w:rFonts w:ascii="Arial" w:hAnsi="Arial" w:cs="Arial"/>
              <w:bCs/>
              <w:color w:val="0563C1" w:themeColor="hyperlink"/>
              <w:sz w:val="24"/>
              <w:szCs w:val="24"/>
              <w:u w:val="single"/>
            </w:rPr>
          </w:rPrChange>
        </w:rPr>
        <w:t xml:space="preserve"> perfil das instituições de segurança pública</w:t>
      </w:r>
      <w:ins w:id="251" w:author="SEAD" w:date="2019-12-09T15:55:00Z">
        <w:r w:rsidR="000E64F7" w:rsidRPr="000E64F7">
          <w:rPr>
            <w:rFonts w:ascii="Arial" w:hAnsi="Arial" w:cs="Arial"/>
            <w:b/>
            <w:bCs/>
            <w:sz w:val="24"/>
            <w:szCs w:val="24"/>
            <w:rPrChange w:id="252" w:author="SEAD" w:date="2019-12-09T16:03:00Z">
              <w:rPr>
                <w:rFonts w:ascii="Arial" w:hAnsi="Arial" w:cs="Arial"/>
                <w:b/>
                <w:bCs/>
                <w:color w:val="0563C1" w:themeColor="hyperlink"/>
                <w:sz w:val="24"/>
                <w:szCs w:val="24"/>
                <w:u w:val="single"/>
              </w:rPr>
            </w:rPrChange>
          </w:rPr>
          <w:t xml:space="preserve"> ano-base 2013</w:t>
        </w:r>
      </w:ins>
      <w:r w:rsidR="000E64F7" w:rsidRPr="000E64F7">
        <w:rPr>
          <w:rFonts w:ascii="Arial" w:hAnsi="Arial" w:cs="Arial"/>
          <w:bCs/>
          <w:sz w:val="24"/>
          <w:szCs w:val="24"/>
          <w:rPrChange w:id="253" w:author="SEAD" w:date="2019-12-09T15:57:00Z">
            <w:rPr>
              <w:rFonts w:ascii="Arial" w:hAnsi="Arial" w:cs="Arial"/>
              <w:bCs/>
              <w:color w:val="0563C1" w:themeColor="hyperlink"/>
              <w:sz w:val="24"/>
              <w:szCs w:val="24"/>
              <w:u w:val="single"/>
            </w:rPr>
          </w:rPrChange>
        </w:rPr>
        <w:t>.</w:t>
      </w:r>
      <w:r w:rsidR="00DC7EA0" w:rsidRPr="00687AE9">
        <w:rPr>
          <w:rFonts w:ascii="Arial" w:hAnsi="Arial" w:cs="Arial"/>
          <w:b/>
          <w:bCs/>
          <w:sz w:val="24"/>
          <w:szCs w:val="24"/>
        </w:rPr>
        <w:t> </w:t>
      </w:r>
      <w:r w:rsidR="00DC7EA0">
        <w:rPr>
          <w:rFonts w:ascii="Arial" w:hAnsi="Arial" w:cs="Arial"/>
          <w:sz w:val="24"/>
          <w:szCs w:val="24"/>
        </w:rPr>
        <w:t>Brasília</w:t>
      </w:r>
      <w:r w:rsidR="00DC7EA0" w:rsidRPr="00687AE9">
        <w:rPr>
          <w:rFonts w:ascii="Arial" w:hAnsi="Arial" w:cs="Arial"/>
          <w:sz w:val="24"/>
          <w:szCs w:val="24"/>
        </w:rPr>
        <w:t xml:space="preserve">, </w:t>
      </w:r>
      <w:ins w:id="254" w:author="SEAD" w:date="2019-12-09T15:57:00Z">
        <w:r w:rsidR="008801C6">
          <w:rPr>
            <w:rFonts w:ascii="Arial" w:hAnsi="Arial" w:cs="Arial"/>
            <w:sz w:val="24"/>
            <w:szCs w:val="24"/>
          </w:rPr>
          <w:t>Ministério da Justiça e Segurança Pública, Secretaria Nacional de Segu</w:t>
        </w:r>
      </w:ins>
      <w:ins w:id="255" w:author="SEAD" w:date="2019-12-09T15:58:00Z">
        <w:r w:rsidR="00741FEA">
          <w:rPr>
            <w:rFonts w:ascii="Arial" w:hAnsi="Arial" w:cs="Arial"/>
            <w:sz w:val="24"/>
            <w:szCs w:val="24"/>
          </w:rPr>
          <w:t>r</w:t>
        </w:r>
      </w:ins>
      <w:ins w:id="256" w:author="SEAD" w:date="2019-12-09T15:57:00Z">
        <w:r w:rsidR="008801C6">
          <w:rPr>
            <w:rFonts w:ascii="Arial" w:hAnsi="Arial" w:cs="Arial"/>
            <w:sz w:val="24"/>
            <w:szCs w:val="24"/>
          </w:rPr>
          <w:t xml:space="preserve">ança Pública. </w:t>
        </w:r>
      </w:ins>
      <w:r w:rsidR="00DC7EA0" w:rsidRPr="00687AE9">
        <w:rPr>
          <w:rFonts w:ascii="Arial" w:hAnsi="Arial" w:cs="Arial"/>
          <w:sz w:val="24"/>
          <w:szCs w:val="24"/>
        </w:rPr>
        <w:t>201</w:t>
      </w:r>
      <w:ins w:id="257" w:author="SEAD" w:date="2019-12-09T16:16:00Z">
        <w:r>
          <w:rPr>
            <w:rFonts w:ascii="Arial" w:hAnsi="Arial" w:cs="Arial"/>
            <w:sz w:val="24"/>
            <w:szCs w:val="24"/>
          </w:rPr>
          <w:t>7</w:t>
        </w:r>
      </w:ins>
      <w:del w:id="258" w:author="SEAD" w:date="2019-12-09T16:16:00Z">
        <w:r w:rsidR="00DC7EA0" w:rsidRPr="00687AE9" w:rsidDel="00277E61">
          <w:rPr>
            <w:rFonts w:ascii="Arial" w:hAnsi="Arial" w:cs="Arial"/>
            <w:sz w:val="24"/>
            <w:szCs w:val="24"/>
          </w:rPr>
          <w:delText>3</w:delText>
        </w:r>
      </w:del>
      <w:r w:rsidR="00DC7EA0" w:rsidRPr="00687AE9">
        <w:rPr>
          <w:rFonts w:ascii="Arial" w:hAnsi="Arial" w:cs="Arial"/>
          <w:sz w:val="24"/>
          <w:szCs w:val="24"/>
        </w:rPr>
        <w:t xml:space="preserve">. </w:t>
      </w:r>
      <w:del w:id="259" w:author="SEAD" w:date="2019-12-09T16:16:00Z">
        <w:r w:rsidR="00DC7EA0" w:rsidRPr="00687AE9" w:rsidDel="00277E61">
          <w:rPr>
            <w:rFonts w:ascii="Arial" w:hAnsi="Arial" w:cs="Arial"/>
            <w:sz w:val="24"/>
            <w:szCs w:val="24"/>
          </w:rPr>
          <w:delText>254 p.</w:delText>
        </w:r>
      </w:del>
    </w:p>
    <w:p w:rsidR="00361DA7" w:rsidRDefault="00361DA7" w:rsidP="00361DA7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C7EA0" w:rsidRDefault="00DC7EA0" w:rsidP="002C21CC">
      <w:pPr>
        <w:spacing w:after="0" w:line="360" w:lineRule="auto"/>
        <w:ind w:right="4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BRASIL. </w:t>
      </w:r>
      <w:r w:rsidRPr="00687AE9">
        <w:rPr>
          <w:rFonts w:ascii="Arial" w:hAnsi="Arial" w:cs="Arial"/>
          <w:sz w:val="24"/>
          <w:szCs w:val="24"/>
        </w:rPr>
        <w:t>Ministério da Justiça e Segurança Pública.</w:t>
      </w:r>
      <w:r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Assessoria de Comunicação Social. </w:t>
      </w:r>
      <w:r w:rsidRPr="00687AE9">
        <w:rPr>
          <w:rFonts w:ascii="Arial" w:hAnsi="Arial" w:cs="Arial"/>
          <w:b/>
          <w:bCs/>
          <w:sz w:val="24"/>
          <w:szCs w:val="24"/>
        </w:rPr>
        <w:t>MJSP lança quinta Pesquisa Perfil das Instituições de Segurança Pública. </w:t>
      </w:r>
      <w:r w:rsidRPr="002C21CC">
        <w:rPr>
          <w:rFonts w:ascii="Arial" w:hAnsi="Arial" w:cs="Arial"/>
          <w:bCs/>
          <w:sz w:val="24"/>
          <w:szCs w:val="24"/>
        </w:rPr>
        <w:t>Brasília</w:t>
      </w:r>
      <w:r w:rsidR="00361DA7" w:rsidRPr="00361DA7">
        <w:rPr>
          <w:rFonts w:ascii="Arial" w:hAnsi="Arial" w:cs="Arial"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 xml:space="preserve">2017. Disponível em: </w:t>
      </w:r>
      <w:proofErr w:type="gramStart"/>
      <w:r w:rsidRPr="00687AE9">
        <w:rPr>
          <w:rFonts w:ascii="Arial" w:hAnsi="Arial" w:cs="Arial"/>
          <w:sz w:val="24"/>
          <w:szCs w:val="24"/>
        </w:rPr>
        <w:t>https</w:t>
      </w:r>
      <w:proofErr w:type="gramEnd"/>
      <w:r w:rsidRPr="00687AE9">
        <w:rPr>
          <w:rFonts w:ascii="Arial" w:hAnsi="Arial" w:cs="Arial"/>
          <w:sz w:val="24"/>
          <w:szCs w:val="24"/>
        </w:rPr>
        <w:t>://justica.gov.br/news/mjsp-lanca-quinta-pesquisa-perfil-das-instituicoes-de-seguranca-publica. Acesso em: 19 set. 2019.</w:t>
      </w:r>
    </w:p>
    <w:p w:rsidR="00DC7EA0" w:rsidRDefault="00DC7EA0" w:rsidP="002C21CC">
      <w:pPr>
        <w:spacing w:after="0" w:line="360" w:lineRule="auto"/>
        <w:ind w:right="4"/>
        <w:contextualSpacing/>
        <w:rPr>
          <w:rFonts w:ascii="Arial" w:hAnsi="Arial" w:cs="Arial"/>
          <w:sz w:val="24"/>
          <w:szCs w:val="24"/>
        </w:rPr>
      </w:pPr>
    </w:p>
    <w:p w:rsidR="002A785E" w:rsidRDefault="002A785E" w:rsidP="002C21CC">
      <w:pPr>
        <w:spacing w:after="0" w:line="360" w:lineRule="auto"/>
        <w:ind w:right="4"/>
        <w:contextualSpacing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BRASIL. </w:t>
      </w:r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>Ministério da Justiça e Segurança Pública. </w:t>
      </w:r>
      <w:r w:rsidRPr="002C21CC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Ministério entrega aos estados primeiras ferramentas de Big Data e Inteligência Artificial para combater a criminalidade</w:t>
      </w:r>
      <w:r w:rsidRPr="00687AE9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. </w:t>
      </w:r>
      <w:r w:rsidRPr="002C21CC">
        <w:rPr>
          <w:rStyle w:val="Forte"/>
          <w:rFonts w:ascii="Arial" w:hAnsi="Arial" w:cs="Arial"/>
          <w:b w:val="0"/>
          <w:color w:val="222222"/>
          <w:sz w:val="24"/>
          <w:szCs w:val="24"/>
          <w:shd w:val="clear" w:color="auto" w:fill="FFFFFF"/>
        </w:rPr>
        <w:t>Brasília,</w:t>
      </w:r>
      <w:r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2019. Disponível em: </w:t>
      </w:r>
      <w:proofErr w:type="gramStart"/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>https</w:t>
      </w:r>
      <w:proofErr w:type="gramEnd"/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>://www.justica.gov.br/news/collective-nitf-content-1566331890.72. Acesso em: 20 ago. 2019.</w:t>
      </w:r>
    </w:p>
    <w:p w:rsidR="002A785E" w:rsidRPr="00687AE9" w:rsidRDefault="002A785E" w:rsidP="002A785E">
      <w:pPr>
        <w:spacing w:after="0" w:line="360" w:lineRule="auto"/>
        <w:ind w:right="4"/>
        <w:contextualSpacing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DC7EA0" w:rsidRPr="00687AE9" w:rsidRDefault="00DC7EA0" w:rsidP="00DC7EA0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BRASIL. Ministério da Justiça e Segurança Pública. </w:t>
      </w:r>
      <w:r w:rsidRPr="002C21CC">
        <w:rPr>
          <w:rFonts w:ascii="Arial" w:hAnsi="Arial" w:cs="Arial"/>
          <w:b/>
          <w:sz w:val="24"/>
          <w:szCs w:val="24"/>
        </w:rPr>
        <w:t>Relatório de Atividades da Coordenação Geral de Pesquisa da Secretaria Nacional de Segurança Pública – 2003/2004</w:t>
      </w:r>
      <w:r w:rsidRPr="00687AE9">
        <w:rPr>
          <w:rFonts w:ascii="Arial" w:hAnsi="Arial" w:cs="Arial"/>
          <w:sz w:val="24"/>
          <w:szCs w:val="24"/>
        </w:rPr>
        <w:t xml:space="preserve">. </w:t>
      </w:r>
      <w:r w:rsidR="00361DA7">
        <w:rPr>
          <w:rFonts w:ascii="Arial" w:hAnsi="Arial" w:cs="Arial"/>
          <w:sz w:val="24"/>
          <w:szCs w:val="24"/>
        </w:rPr>
        <w:t xml:space="preserve">Brasília. </w:t>
      </w:r>
      <w:r w:rsidRPr="00687AE9">
        <w:rPr>
          <w:rFonts w:ascii="Arial" w:hAnsi="Arial" w:cs="Arial"/>
          <w:sz w:val="24"/>
          <w:szCs w:val="24"/>
        </w:rPr>
        <w:t>Disponível em: www.mj.gov.br/senasp. Acesso em</w:t>
      </w:r>
      <w:r w:rsidR="00F5687D">
        <w:rPr>
          <w:rFonts w:ascii="Arial" w:hAnsi="Arial" w:cs="Arial"/>
          <w:sz w:val="24"/>
          <w:szCs w:val="24"/>
        </w:rPr>
        <w:t>:</w:t>
      </w:r>
      <w:r w:rsidRPr="00687AE9">
        <w:rPr>
          <w:rFonts w:ascii="Arial" w:hAnsi="Arial" w:cs="Arial"/>
          <w:sz w:val="24"/>
          <w:szCs w:val="24"/>
        </w:rPr>
        <w:t xml:space="preserve"> 24 nov. 2014.</w:t>
      </w:r>
    </w:p>
    <w:p w:rsidR="00DC7EA0" w:rsidRDefault="00DC7EA0" w:rsidP="002C21CC">
      <w:pPr>
        <w:tabs>
          <w:tab w:val="left" w:pos="1485"/>
        </w:tabs>
        <w:spacing w:after="0" w:line="360" w:lineRule="auto"/>
        <w:ind w:right="4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1C22AB" w:rsidRPr="00687AE9" w:rsidRDefault="001C22AB" w:rsidP="002C21CC">
      <w:pPr>
        <w:spacing w:after="0" w:line="360" w:lineRule="auto"/>
        <w:ind w:right="4"/>
        <w:contextualSpacing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BRASIL. </w:t>
      </w:r>
      <w:r w:rsidR="004B40B9" w:rsidRPr="00687AE9">
        <w:rPr>
          <w:rFonts w:ascii="Arial" w:hAnsi="Arial" w:cs="Arial"/>
          <w:sz w:val="24"/>
          <w:szCs w:val="24"/>
        </w:rPr>
        <w:t>Ministério da Justiça e Segurança Pública. </w:t>
      </w:r>
      <w:r w:rsidRPr="00687AE9">
        <w:rPr>
          <w:rFonts w:ascii="Arial" w:hAnsi="Arial" w:cs="Arial"/>
          <w:sz w:val="24"/>
          <w:szCs w:val="24"/>
        </w:rPr>
        <w:t xml:space="preserve">Secretaria Nacional de Segurança Pública. </w:t>
      </w:r>
      <w:r w:rsidRPr="00687AE9">
        <w:rPr>
          <w:rFonts w:ascii="Arial" w:hAnsi="Arial" w:cs="Arial"/>
          <w:b/>
          <w:bCs/>
          <w:sz w:val="24"/>
          <w:szCs w:val="24"/>
        </w:rPr>
        <w:t>O SINESP</w:t>
      </w:r>
      <w:r w:rsidRPr="002C21CC">
        <w:rPr>
          <w:rFonts w:ascii="Arial" w:hAnsi="Arial" w:cs="Arial"/>
          <w:bCs/>
          <w:sz w:val="24"/>
          <w:szCs w:val="24"/>
        </w:rPr>
        <w:t>.</w:t>
      </w:r>
      <w:r w:rsidR="008B493A">
        <w:rPr>
          <w:rFonts w:ascii="Arial" w:hAnsi="Arial" w:cs="Arial"/>
          <w:b/>
          <w:bCs/>
          <w:sz w:val="24"/>
          <w:szCs w:val="24"/>
        </w:rPr>
        <w:t xml:space="preserve"> </w:t>
      </w:r>
      <w:r w:rsidR="008B493A" w:rsidRPr="002C21CC">
        <w:rPr>
          <w:rFonts w:ascii="Arial" w:hAnsi="Arial" w:cs="Arial"/>
          <w:bCs/>
          <w:sz w:val="24"/>
          <w:szCs w:val="24"/>
        </w:rPr>
        <w:t>2019</w:t>
      </w:r>
      <w:r w:rsidRPr="00687AE9">
        <w:rPr>
          <w:rFonts w:ascii="Arial" w:hAnsi="Arial" w:cs="Arial"/>
          <w:sz w:val="24"/>
          <w:szCs w:val="24"/>
        </w:rPr>
        <w:t xml:space="preserve">. Disponível em: </w:t>
      </w:r>
      <w:proofErr w:type="gramStart"/>
      <w:r w:rsidRPr="00687AE9">
        <w:rPr>
          <w:rFonts w:ascii="Arial" w:hAnsi="Arial" w:cs="Arial"/>
          <w:sz w:val="24"/>
          <w:szCs w:val="24"/>
        </w:rPr>
        <w:t>https</w:t>
      </w:r>
      <w:proofErr w:type="gramEnd"/>
      <w:r w:rsidRPr="00687AE9">
        <w:rPr>
          <w:rFonts w:ascii="Arial" w:hAnsi="Arial" w:cs="Arial"/>
          <w:sz w:val="24"/>
          <w:szCs w:val="24"/>
        </w:rPr>
        <w:t>://www.justica.gov.br/sua-seguranca/seguranca-publica/SINESP-1/o-SINESP-1/o-SINESP. Acesso em: 19 set. 2019.</w:t>
      </w:r>
    </w:p>
    <w:p w:rsidR="001C22AB" w:rsidRPr="00687AE9" w:rsidRDefault="001C22AB" w:rsidP="001C22AB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DC7EA0" w:rsidRPr="00687AE9" w:rsidRDefault="004B40B9" w:rsidP="002C21CC">
      <w:pPr>
        <w:spacing w:after="0" w:line="360" w:lineRule="auto"/>
        <w:contextualSpacing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BRASIL. Ministério da Justiça e Segurança Pública</w:t>
      </w:r>
      <w:r>
        <w:rPr>
          <w:rFonts w:ascii="Arial" w:hAnsi="Arial" w:cs="Arial"/>
          <w:sz w:val="24"/>
          <w:szCs w:val="24"/>
        </w:rPr>
        <w:t>.</w:t>
      </w:r>
      <w:r w:rsidRPr="00687AE9">
        <w:rPr>
          <w:rFonts w:ascii="Arial" w:hAnsi="Arial" w:cs="Arial"/>
          <w:sz w:val="24"/>
          <w:szCs w:val="24"/>
        </w:rPr>
        <w:t xml:space="preserve"> Secretari</w:t>
      </w:r>
      <w:r>
        <w:rPr>
          <w:rFonts w:ascii="Arial" w:hAnsi="Arial" w:cs="Arial"/>
          <w:sz w:val="24"/>
          <w:szCs w:val="24"/>
        </w:rPr>
        <w:t>a Nacional de Segurança Pública</w:t>
      </w:r>
      <w:r w:rsidRPr="00687AE9">
        <w:rPr>
          <w:rFonts w:ascii="Arial" w:hAnsi="Arial" w:cs="Arial"/>
          <w:sz w:val="24"/>
          <w:szCs w:val="24"/>
        </w:rPr>
        <w:t xml:space="preserve">. </w:t>
      </w:r>
      <w:r w:rsidRPr="002C21CC">
        <w:rPr>
          <w:rFonts w:ascii="Arial" w:hAnsi="Arial" w:cs="Arial"/>
          <w:b/>
          <w:sz w:val="24"/>
          <w:szCs w:val="24"/>
        </w:rPr>
        <w:t>SINESP Big Data.</w:t>
      </w:r>
      <w:r w:rsidRPr="002C21CC">
        <w:rPr>
          <w:rFonts w:ascii="Arial" w:hAnsi="Arial" w:cs="Arial"/>
          <w:sz w:val="24"/>
          <w:szCs w:val="24"/>
        </w:rPr>
        <w:t xml:space="preserve"> </w:t>
      </w:r>
      <w:r w:rsidR="008B493A">
        <w:rPr>
          <w:rFonts w:ascii="Arial" w:hAnsi="Arial" w:cs="Arial"/>
          <w:sz w:val="24"/>
          <w:szCs w:val="24"/>
        </w:rPr>
        <w:t xml:space="preserve">2019. </w:t>
      </w:r>
      <w:r w:rsidRPr="002C21CC">
        <w:rPr>
          <w:rFonts w:ascii="Arial" w:hAnsi="Arial" w:cs="Arial"/>
          <w:sz w:val="24"/>
          <w:szCs w:val="24"/>
        </w:rPr>
        <w:t xml:space="preserve">Disponível em: </w:t>
      </w:r>
      <w:proofErr w:type="gramStart"/>
      <w:r w:rsidRPr="002C21CC">
        <w:rPr>
          <w:rFonts w:ascii="Arial" w:hAnsi="Arial" w:cs="Arial"/>
          <w:sz w:val="24"/>
          <w:szCs w:val="24"/>
        </w:rPr>
        <w:t>https</w:t>
      </w:r>
      <w:proofErr w:type="gramEnd"/>
      <w:r w:rsidRPr="002C21CC">
        <w:rPr>
          <w:rFonts w:ascii="Arial" w:hAnsi="Arial" w:cs="Arial"/>
          <w:sz w:val="24"/>
          <w:szCs w:val="24"/>
        </w:rPr>
        <w:t xml:space="preserve">://www.justica.gov.br/news/collective-nitf-content-1566331890.7. </w:t>
      </w:r>
      <w:r w:rsidRPr="00687AE9">
        <w:rPr>
          <w:rFonts w:ascii="Arial" w:hAnsi="Arial" w:cs="Arial"/>
          <w:sz w:val="24"/>
          <w:szCs w:val="24"/>
        </w:rPr>
        <w:t>Acesso em: 19 nov</w:t>
      </w:r>
      <w:r>
        <w:rPr>
          <w:rFonts w:ascii="Arial" w:hAnsi="Arial" w:cs="Arial"/>
          <w:sz w:val="24"/>
          <w:szCs w:val="24"/>
        </w:rPr>
        <w:t>.</w:t>
      </w:r>
      <w:r w:rsidRPr="00687AE9">
        <w:rPr>
          <w:rFonts w:ascii="Arial" w:hAnsi="Arial" w:cs="Arial"/>
          <w:sz w:val="24"/>
          <w:szCs w:val="24"/>
        </w:rPr>
        <w:t xml:space="preserve"> 2019.</w:t>
      </w:r>
    </w:p>
    <w:p w:rsidR="001C22AB" w:rsidRPr="00687AE9" w:rsidRDefault="001C22AB" w:rsidP="001C22AB">
      <w:pPr>
        <w:spacing w:after="0" w:line="360" w:lineRule="auto"/>
        <w:ind w:right="4"/>
        <w:contextualSpacing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C22AB" w:rsidRDefault="001C22AB" w:rsidP="001C22AB">
      <w:pPr>
        <w:spacing w:after="0" w:line="360" w:lineRule="auto"/>
        <w:ind w:right="4"/>
        <w:contextualSpacing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>MICROSOFT AZURE. </w:t>
      </w:r>
      <w:r w:rsidRPr="00687AE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O que são ferramentas de </w:t>
      </w:r>
      <w:r w:rsidR="008B493A">
        <w:rPr>
          <w:rFonts w:ascii="Arial" w:hAnsi="Arial" w:cs="Arial"/>
          <w:b/>
          <w:bCs/>
          <w:i/>
          <w:color w:val="222222"/>
          <w:sz w:val="24"/>
          <w:szCs w:val="24"/>
          <w:highlight w:val="cyan"/>
          <w:shd w:val="clear" w:color="auto" w:fill="FFFFFF"/>
        </w:rPr>
        <w:t>B</w:t>
      </w:r>
      <w:r w:rsidRPr="00687AE9">
        <w:rPr>
          <w:rFonts w:ascii="Arial" w:hAnsi="Arial" w:cs="Arial"/>
          <w:b/>
          <w:bCs/>
          <w:i/>
          <w:color w:val="222222"/>
          <w:sz w:val="24"/>
          <w:szCs w:val="24"/>
          <w:highlight w:val="cyan"/>
          <w:shd w:val="clear" w:color="auto" w:fill="FFFFFF"/>
        </w:rPr>
        <w:t xml:space="preserve">usiness </w:t>
      </w:r>
      <w:proofErr w:type="spellStart"/>
      <w:r w:rsidR="008B493A" w:rsidRPr="00687AE9">
        <w:rPr>
          <w:rFonts w:ascii="Arial" w:hAnsi="Arial" w:cs="Arial"/>
          <w:b/>
          <w:bCs/>
          <w:i/>
          <w:color w:val="222222"/>
          <w:sz w:val="24"/>
          <w:szCs w:val="24"/>
          <w:highlight w:val="cyan"/>
          <w:shd w:val="clear" w:color="auto" w:fill="FFFFFF"/>
        </w:rPr>
        <w:t>I</w:t>
      </w:r>
      <w:r w:rsidRPr="00687AE9">
        <w:rPr>
          <w:rFonts w:ascii="Arial" w:hAnsi="Arial" w:cs="Arial"/>
          <w:b/>
          <w:bCs/>
          <w:i/>
          <w:color w:val="222222"/>
          <w:sz w:val="24"/>
          <w:szCs w:val="24"/>
          <w:highlight w:val="cyan"/>
          <w:shd w:val="clear" w:color="auto" w:fill="FFFFFF"/>
        </w:rPr>
        <w:t>ntelligence</w:t>
      </w:r>
      <w:proofErr w:type="spellEnd"/>
      <w:r w:rsidRPr="00687AE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(BI)? </w:t>
      </w:r>
      <w:r w:rsidR="003D702B" w:rsidRPr="002C21CC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2019</w:t>
      </w:r>
      <w:r w:rsidRPr="003D702B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Disponível em: </w:t>
      </w:r>
      <w:proofErr w:type="gramStart"/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>https</w:t>
      </w:r>
      <w:proofErr w:type="gramEnd"/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://azure.microsoft.com/pt-br/overview/what-are-business-intelligence-tools/. Acesso em: </w:t>
      </w:r>
      <w:proofErr w:type="gramStart"/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>3</w:t>
      </w:r>
      <w:proofErr w:type="gramEnd"/>
      <w:r w:rsidRPr="00687AE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out. 2019.</w:t>
      </w:r>
    </w:p>
    <w:p w:rsidR="00343061" w:rsidRDefault="00343061" w:rsidP="001C22AB">
      <w:pPr>
        <w:spacing w:after="0" w:line="360" w:lineRule="auto"/>
        <w:ind w:right="4"/>
        <w:contextualSpacing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343061" w:rsidRDefault="00343061" w:rsidP="002C21CC">
      <w:pPr>
        <w:spacing w:after="0" w:line="360" w:lineRule="auto"/>
        <w:ind w:right="4"/>
        <w:contextualSpacing/>
        <w:rPr>
          <w:rFonts w:ascii="Arial" w:hAnsi="Arial" w:cs="Arial"/>
          <w:color w:val="222222"/>
          <w:sz w:val="24"/>
          <w:shd w:val="clear" w:color="auto" w:fill="FFFFFF"/>
        </w:rPr>
      </w:pPr>
      <w:r w:rsidRPr="00B226B4">
        <w:rPr>
          <w:rFonts w:ascii="Arial" w:hAnsi="Arial" w:cs="Arial"/>
          <w:sz w:val="24"/>
        </w:rPr>
        <w:t>SHUTTERSTOCK.</w:t>
      </w:r>
      <w:r w:rsidRPr="00B226B4">
        <w:rPr>
          <w:rFonts w:ascii="Arial" w:hAnsi="Arial" w:cs="Arial"/>
          <w:color w:val="222222"/>
          <w:sz w:val="24"/>
          <w:shd w:val="clear" w:color="auto" w:fill="FFFFFF"/>
        </w:rPr>
        <w:t>  [</w:t>
      </w:r>
      <w:proofErr w:type="spellStart"/>
      <w:r w:rsidRPr="00B226B4">
        <w:rPr>
          <w:rFonts w:ascii="Arial" w:hAnsi="Arial" w:cs="Arial"/>
          <w:i/>
          <w:iCs/>
          <w:color w:val="222222"/>
          <w:sz w:val="24"/>
          <w:shd w:val="clear" w:color="auto" w:fill="FFFFFF"/>
        </w:rPr>
        <w:t>S.l</w:t>
      </w:r>
      <w:r w:rsidRPr="00B226B4">
        <w:rPr>
          <w:rFonts w:ascii="Arial" w:hAnsi="Arial" w:cs="Arial"/>
          <w:color w:val="222222"/>
          <w:sz w:val="24"/>
          <w:shd w:val="clear" w:color="auto" w:fill="FFFFFF"/>
        </w:rPr>
        <w:t>.</w:t>
      </w:r>
      <w:proofErr w:type="spellEnd"/>
      <w:r w:rsidRPr="00B226B4">
        <w:rPr>
          <w:rFonts w:ascii="Arial" w:hAnsi="Arial" w:cs="Arial"/>
          <w:color w:val="222222"/>
          <w:sz w:val="24"/>
          <w:shd w:val="clear" w:color="auto" w:fill="FFFFFF"/>
        </w:rPr>
        <w:t>], 2019.  Disponível</w:t>
      </w:r>
      <w:ins w:id="260" w:author="SEAD" w:date="2019-12-09T16:00:00Z">
        <w:r w:rsidR="00741FEA">
          <w:rPr>
            <w:rFonts w:ascii="Arial" w:hAnsi="Arial" w:cs="Arial"/>
            <w:color w:val="222222"/>
            <w:sz w:val="24"/>
            <w:shd w:val="clear" w:color="auto" w:fill="FFFFFF"/>
          </w:rPr>
          <w:t xml:space="preserve"> </w:t>
        </w:r>
      </w:ins>
      <w:del w:id="261" w:author="SEAD" w:date="2019-12-09T16:00:00Z">
        <w:r w:rsidRPr="00B226B4" w:rsidDel="00741FEA">
          <w:rPr>
            <w:rFonts w:ascii="Arial" w:hAnsi="Arial" w:cs="Arial"/>
            <w:color w:val="222222"/>
            <w:sz w:val="24"/>
            <w:shd w:val="clear" w:color="auto" w:fill="FFFFFF"/>
          </w:rPr>
          <w:delText xml:space="preserve"> </w:delText>
        </w:r>
      </w:del>
      <w:r w:rsidRPr="00B226B4">
        <w:rPr>
          <w:rFonts w:ascii="Arial" w:hAnsi="Arial" w:cs="Arial"/>
          <w:color w:val="222222"/>
          <w:sz w:val="24"/>
          <w:shd w:val="clear" w:color="auto" w:fill="FFFFFF"/>
        </w:rPr>
        <w:t>em: </w:t>
      </w:r>
      <w:r w:rsidR="000E64F7" w:rsidRPr="000E64F7">
        <w:rPr>
          <w:rFonts w:ascii="Arial" w:hAnsi="Arial" w:cs="Arial"/>
          <w:color w:val="222222"/>
          <w:sz w:val="24"/>
          <w:szCs w:val="24"/>
          <w:shd w:val="clear" w:color="auto" w:fill="FFFFFF"/>
          <w:rPrChange w:id="262" w:author="SEAD" w:date="2019-12-09T16:17:00Z">
            <w:rPr>
              <w:rFonts w:ascii="Arial" w:hAnsi="Arial" w:cs="Arial"/>
              <w:color w:val="0563C1" w:themeColor="hyperlink"/>
              <w:sz w:val="24"/>
              <w:u w:val="single"/>
            </w:rPr>
          </w:rPrChange>
        </w:rPr>
        <w:fldChar w:fldCharType="begin"/>
      </w:r>
      <w:r w:rsidR="000E64F7" w:rsidRPr="000E64F7">
        <w:rPr>
          <w:rFonts w:ascii="Arial" w:hAnsi="Arial" w:cs="Arial"/>
          <w:color w:val="222222"/>
          <w:sz w:val="24"/>
          <w:szCs w:val="24"/>
          <w:shd w:val="clear" w:color="auto" w:fill="FFFFFF"/>
          <w:rPrChange w:id="263" w:author="SEAD" w:date="2019-12-09T16:17:00Z">
            <w:rPr>
              <w:rFonts w:ascii="Arial" w:hAnsi="Arial" w:cs="Arial"/>
              <w:color w:val="0563C1" w:themeColor="hyperlink"/>
              <w:sz w:val="24"/>
              <w:u w:val="single"/>
            </w:rPr>
          </w:rPrChange>
        </w:rPr>
        <w:instrText xml:space="preserve"> HYPERLINK "https://www.shutterstock.com/pt/" \t "_blank" </w:instrText>
      </w:r>
      <w:r w:rsidR="000E64F7" w:rsidRPr="000E64F7">
        <w:rPr>
          <w:rFonts w:ascii="Arial" w:hAnsi="Arial" w:cs="Arial"/>
          <w:color w:val="222222"/>
          <w:sz w:val="24"/>
          <w:szCs w:val="24"/>
          <w:shd w:val="clear" w:color="auto" w:fill="FFFFFF"/>
          <w:rPrChange w:id="264" w:author="SEAD" w:date="2019-12-09T16:17:00Z">
            <w:rPr>
              <w:rFonts w:ascii="Arial" w:hAnsi="Arial" w:cs="Arial"/>
              <w:color w:val="0563C1" w:themeColor="hyperlink"/>
              <w:sz w:val="24"/>
              <w:u w:val="single"/>
            </w:rPr>
          </w:rPrChange>
        </w:rPr>
        <w:fldChar w:fldCharType="separate"/>
      </w:r>
      <w:r w:rsidR="000E64F7" w:rsidRPr="000E64F7">
        <w:rPr>
          <w:color w:val="222222"/>
          <w:szCs w:val="24"/>
          <w:rPrChange w:id="265" w:author="SEAD" w:date="2019-12-09T16:17:00Z">
            <w:rPr>
              <w:rStyle w:val="Hyperlink"/>
              <w:rFonts w:ascii="Arial" w:hAnsi="Arial" w:cs="Arial"/>
              <w:color w:val="1155CC"/>
              <w:sz w:val="24"/>
              <w:shd w:val="clear" w:color="auto" w:fill="FFFFFF"/>
            </w:rPr>
          </w:rPrChange>
        </w:rPr>
        <w:t>https://www.shutterstock.com/pt/</w:t>
      </w:r>
      <w:r w:rsidR="000E64F7" w:rsidRPr="000E64F7">
        <w:rPr>
          <w:rFonts w:ascii="Arial" w:hAnsi="Arial" w:cs="Arial"/>
          <w:color w:val="222222"/>
          <w:sz w:val="24"/>
          <w:szCs w:val="24"/>
          <w:shd w:val="clear" w:color="auto" w:fill="FFFFFF"/>
          <w:rPrChange w:id="266" w:author="SEAD" w:date="2019-12-09T16:17:00Z">
            <w:rPr>
              <w:rFonts w:ascii="Arial" w:hAnsi="Arial" w:cs="Arial"/>
              <w:color w:val="0563C1" w:themeColor="hyperlink"/>
              <w:sz w:val="24"/>
              <w:u w:val="single"/>
            </w:rPr>
          </w:rPrChange>
        </w:rPr>
        <w:fldChar w:fldCharType="end"/>
      </w:r>
      <w:r w:rsidR="000E64F7" w:rsidRPr="000E64F7">
        <w:rPr>
          <w:rFonts w:ascii="Arial" w:hAnsi="Arial" w:cs="Arial"/>
          <w:color w:val="222222"/>
          <w:sz w:val="24"/>
          <w:szCs w:val="24"/>
          <w:shd w:val="clear" w:color="auto" w:fill="FFFFFF"/>
          <w:rPrChange w:id="267" w:author="SEAD" w:date="2019-12-09T16:17:00Z">
            <w:rPr>
              <w:rFonts w:ascii="Arial" w:hAnsi="Arial" w:cs="Arial"/>
              <w:color w:val="222222"/>
              <w:sz w:val="24"/>
              <w:u w:val="single"/>
              <w:shd w:val="clear" w:color="auto" w:fill="FFFFFF"/>
            </w:rPr>
          </w:rPrChange>
        </w:rPr>
        <w:t>.</w:t>
      </w:r>
      <w:r w:rsidRPr="00B226B4">
        <w:rPr>
          <w:rFonts w:ascii="Arial" w:hAnsi="Arial" w:cs="Arial"/>
          <w:color w:val="222222"/>
          <w:sz w:val="24"/>
          <w:shd w:val="clear" w:color="auto" w:fill="FFFFFF"/>
        </w:rPr>
        <w:t xml:space="preserve"> </w:t>
      </w:r>
      <w:r w:rsidRPr="002C21CC">
        <w:rPr>
          <w:rFonts w:ascii="Arial" w:hAnsi="Arial" w:cs="Arial"/>
          <w:color w:val="222222"/>
          <w:sz w:val="24"/>
          <w:shd w:val="clear" w:color="auto" w:fill="FFFFFF"/>
        </w:rPr>
        <w:t xml:space="preserve">Acesso em: </w:t>
      </w:r>
      <w:proofErr w:type="gramStart"/>
      <w:r>
        <w:rPr>
          <w:rFonts w:ascii="Arial" w:hAnsi="Arial" w:cs="Arial"/>
          <w:color w:val="222222"/>
          <w:sz w:val="24"/>
          <w:shd w:val="clear" w:color="auto" w:fill="FFFFFF"/>
        </w:rPr>
        <w:t>4</w:t>
      </w:r>
      <w:proofErr w:type="gramEnd"/>
      <w:r>
        <w:rPr>
          <w:rFonts w:ascii="Arial" w:hAnsi="Arial" w:cs="Arial"/>
          <w:color w:val="222222"/>
          <w:sz w:val="24"/>
          <w:shd w:val="clear" w:color="auto" w:fill="FFFFFF"/>
        </w:rPr>
        <w:t xml:space="preserve"> dez</w:t>
      </w:r>
      <w:r w:rsidRPr="002C21CC">
        <w:rPr>
          <w:rFonts w:ascii="Arial" w:hAnsi="Arial" w:cs="Arial"/>
          <w:color w:val="222222"/>
          <w:sz w:val="24"/>
          <w:shd w:val="clear" w:color="auto" w:fill="FFFFFF"/>
        </w:rPr>
        <w:t>. 2019.</w:t>
      </w:r>
    </w:p>
    <w:p w:rsidR="00F26C9D" w:rsidRPr="002C21CC" w:rsidRDefault="00F26C9D" w:rsidP="00343061">
      <w:pPr>
        <w:spacing w:line="360" w:lineRule="auto"/>
        <w:jc w:val="both"/>
        <w:rPr>
          <w:rFonts w:ascii="Arial" w:hAnsi="Arial" w:cs="Arial"/>
          <w:i/>
          <w:sz w:val="24"/>
          <w:szCs w:val="24"/>
        </w:rPr>
      </w:pPr>
    </w:p>
    <w:p w:rsidR="00F26C9D" w:rsidRDefault="00F26C9D" w:rsidP="003430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21CC">
        <w:rPr>
          <w:rFonts w:ascii="Arial" w:hAnsi="Arial" w:cs="Arial"/>
          <w:sz w:val="24"/>
          <w:szCs w:val="24"/>
        </w:rPr>
        <w:t>STAKEHOLDER.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2C21CC">
        <w:rPr>
          <w:rFonts w:ascii="Arial" w:hAnsi="Arial" w:cs="Arial"/>
          <w:i/>
          <w:sz w:val="24"/>
          <w:szCs w:val="24"/>
          <w:highlight w:val="cyan"/>
        </w:rPr>
        <w:t>In</w:t>
      </w:r>
      <w:r>
        <w:rPr>
          <w:rFonts w:ascii="Arial" w:hAnsi="Arial" w:cs="Arial"/>
          <w:i/>
          <w:sz w:val="24"/>
          <w:szCs w:val="24"/>
        </w:rPr>
        <w:t>:</w:t>
      </w:r>
      <w:r w:rsidRPr="002C21CC">
        <w:rPr>
          <w:rFonts w:ascii="Arial" w:hAnsi="Arial" w:cs="Arial"/>
          <w:sz w:val="24"/>
          <w:szCs w:val="24"/>
        </w:rPr>
        <w:t xml:space="preserve"> </w:t>
      </w:r>
      <w:r w:rsidRPr="00F26C9D">
        <w:rPr>
          <w:rFonts w:ascii="Arial" w:hAnsi="Arial" w:cs="Arial"/>
          <w:sz w:val="24"/>
          <w:szCs w:val="24"/>
        </w:rPr>
        <w:t>DICIONÁRIO Financeiro.</w:t>
      </w:r>
      <w:r>
        <w:rPr>
          <w:rFonts w:ascii="Arial" w:hAnsi="Arial" w:cs="Arial"/>
          <w:sz w:val="24"/>
          <w:szCs w:val="24"/>
        </w:rPr>
        <w:t xml:space="preserve"> [</w:t>
      </w:r>
      <w:proofErr w:type="spellStart"/>
      <w:r>
        <w:rPr>
          <w:rFonts w:ascii="Arial" w:hAnsi="Arial" w:cs="Arial"/>
          <w:sz w:val="24"/>
          <w:szCs w:val="24"/>
        </w:rPr>
        <w:t>S.l.</w:t>
      </w:r>
      <w:proofErr w:type="spellEnd"/>
      <w:r>
        <w:rPr>
          <w:rFonts w:ascii="Arial" w:hAnsi="Arial" w:cs="Arial"/>
          <w:sz w:val="24"/>
          <w:szCs w:val="24"/>
        </w:rPr>
        <w:t>],</w:t>
      </w:r>
      <w:r w:rsidRPr="002C21CC">
        <w:rPr>
          <w:rFonts w:ascii="Arial" w:hAnsi="Arial" w:cs="Arial"/>
          <w:sz w:val="24"/>
          <w:szCs w:val="24"/>
        </w:rPr>
        <w:t xml:space="preserve"> 2019. </w:t>
      </w:r>
      <w:r>
        <w:rPr>
          <w:rFonts w:ascii="Arial" w:hAnsi="Arial" w:cs="Arial"/>
          <w:sz w:val="24"/>
          <w:szCs w:val="24"/>
        </w:rPr>
        <w:t xml:space="preserve">Disponível em: </w:t>
      </w:r>
      <w:r w:rsidR="000E64F7" w:rsidRPr="000E64F7">
        <w:rPr>
          <w:rFonts w:ascii="Arial" w:hAnsi="Arial" w:cs="Arial"/>
          <w:sz w:val="24"/>
          <w:szCs w:val="24"/>
          <w:rPrChange w:id="268" w:author="SEAD" w:date="2019-12-09T16:17:00Z">
            <w:rPr>
              <w:color w:val="0000FF"/>
              <w:sz w:val="24"/>
              <w:szCs w:val="24"/>
              <w:u w:val="single"/>
            </w:rPr>
          </w:rPrChange>
        </w:rPr>
        <w:fldChar w:fldCharType="begin"/>
      </w:r>
      <w:r w:rsidR="000E64F7" w:rsidRPr="000E64F7">
        <w:rPr>
          <w:rFonts w:ascii="Arial" w:hAnsi="Arial" w:cs="Arial"/>
          <w:sz w:val="24"/>
          <w:szCs w:val="24"/>
          <w:rPrChange w:id="269" w:author="SEAD" w:date="2019-12-09T16:17:00Z">
            <w:rPr>
              <w:color w:val="0563C1" w:themeColor="hyperlink"/>
              <w:u w:val="single"/>
            </w:rPr>
          </w:rPrChange>
        </w:rPr>
        <w:instrText xml:space="preserve"> HYPERLINK "https://www.dicionariofinanceiro.com/o-que-sao-stakeholders/" </w:instrText>
      </w:r>
      <w:r w:rsidR="000E64F7" w:rsidRPr="000E64F7">
        <w:rPr>
          <w:rFonts w:ascii="Arial" w:hAnsi="Arial" w:cs="Arial"/>
          <w:sz w:val="24"/>
          <w:szCs w:val="24"/>
          <w:rPrChange w:id="270" w:author="SEAD" w:date="2019-12-09T16:17:00Z">
            <w:rPr>
              <w:color w:val="0000FF"/>
              <w:sz w:val="24"/>
              <w:szCs w:val="24"/>
              <w:u w:val="single"/>
            </w:rPr>
          </w:rPrChange>
        </w:rPr>
        <w:fldChar w:fldCharType="separate"/>
      </w:r>
      <w:r w:rsidR="000E64F7" w:rsidRPr="000E64F7">
        <w:rPr>
          <w:rFonts w:ascii="Arial" w:hAnsi="Arial" w:cs="Arial"/>
          <w:sz w:val="24"/>
          <w:szCs w:val="24"/>
          <w:rPrChange w:id="271" w:author="SEAD" w:date="2019-12-09T16:17:00Z">
            <w:rPr>
              <w:color w:val="0000FF"/>
              <w:sz w:val="24"/>
              <w:szCs w:val="24"/>
              <w:u w:val="single"/>
            </w:rPr>
          </w:rPrChange>
        </w:rPr>
        <w:t>https://www.dicionariofinanceiro.com/o-que-sao-stakeholders/</w:t>
      </w:r>
      <w:r w:rsidR="000E64F7" w:rsidRPr="000E64F7">
        <w:rPr>
          <w:rFonts w:ascii="Arial" w:hAnsi="Arial" w:cs="Arial"/>
          <w:sz w:val="24"/>
          <w:szCs w:val="24"/>
          <w:rPrChange w:id="272" w:author="SEAD" w:date="2019-12-09T16:17:00Z">
            <w:rPr>
              <w:color w:val="0000FF"/>
              <w:sz w:val="24"/>
              <w:szCs w:val="24"/>
              <w:u w:val="single"/>
            </w:rPr>
          </w:rPrChange>
        </w:rPr>
        <w:fldChar w:fldCharType="end"/>
      </w:r>
      <w:r w:rsidRPr="00B9164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2C21CC">
        <w:rPr>
          <w:rFonts w:ascii="Arial" w:hAnsi="Arial" w:cs="Arial"/>
          <w:sz w:val="24"/>
          <w:szCs w:val="24"/>
        </w:rPr>
        <w:t xml:space="preserve">Acesso em: </w:t>
      </w:r>
      <w:r>
        <w:rPr>
          <w:rFonts w:ascii="Arial" w:hAnsi="Arial" w:cs="Arial"/>
          <w:sz w:val="24"/>
          <w:szCs w:val="24"/>
        </w:rPr>
        <w:t>25 nov. 2019.</w:t>
      </w:r>
    </w:p>
    <w:p w:rsidR="00343061" w:rsidRPr="00943BC2" w:rsidRDefault="00343061" w:rsidP="003430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273"/>
      <w:r w:rsidRPr="00943BC2">
        <w:rPr>
          <w:rFonts w:ascii="Arial" w:hAnsi="Arial" w:cs="Arial"/>
          <w:sz w:val="24"/>
          <w:szCs w:val="24"/>
        </w:rPr>
        <w:t>UNIVERSIDADE FEDERAL DE SANTA CATARINA. </w:t>
      </w:r>
      <w:r w:rsidRPr="00943BC2">
        <w:rPr>
          <w:rFonts w:ascii="Arial" w:hAnsi="Arial" w:cs="Arial"/>
          <w:bCs/>
          <w:sz w:val="24"/>
          <w:szCs w:val="24"/>
        </w:rPr>
        <w:t>Laboratório da Secretaria de Educação a Distância </w:t>
      </w:r>
      <w:r w:rsidRPr="00943BC2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943BC2">
        <w:rPr>
          <w:rFonts w:ascii="Arial" w:hAnsi="Arial" w:cs="Arial"/>
          <w:sz w:val="24"/>
          <w:szCs w:val="24"/>
        </w:rPr>
        <w:t>labSEAD-UFSC</w:t>
      </w:r>
      <w:proofErr w:type="spellEnd"/>
      <w:proofErr w:type="gramEnd"/>
      <w:r w:rsidRPr="00943BC2">
        <w:rPr>
          <w:rFonts w:ascii="Arial" w:hAnsi="Arial" w:cs="Arial"/>
          <w:sz w:val="24"/>
          <w:szCs w:val="24"/>
        </w:rPr>
        <w:t>). Florianópolis, 2019. Disponível em: </w:t>
      </w:r>
      <w:r w:rsidR="000E64F7" w:rsidRPr="000E64F7">
        <w:rPr>
          <w:rFonts w:ascii="Arial" w:hAnsi="Arial" w:cs="Arial"/>
          <w:sz w:val="24"/>
          <w:szCs w:val="24"/>
          <w:rPrChange w:id="274" w:author="SEAD" w:date="2019-12-09T16:17:00Z">
            <w:rPr>
              <w:rStyle w:val="Hyperlink"/>
              <w:rFonts w:ascii="Arial" w:hAnsi="Arial" w:cs="Arial"/>
              <w:sz w:val="24"/>
              <w:szCs w:val="24"/>
            </w:rPr>
          </w:rPrChange>
        </w:rPr>
        <w:fldChar w:fldCharType="begin"/>
      </w:r>
      <w:r w:rsidR="000E64F7" w:rsidRPr="000E64F7">
        <w:rPr>
          <w:rFonts w:ascii="Arial" w:hAnsi="Arial" w:cs="Arial"/>
          <w:sz w:val="24"/>
          <w:szCs w:val="24"/>
          <w:rPrChange w:id="275" w:author="SEAD" w:date="2019-12-09T16:17:00Z">
            <w:rPr>
              <w:color w:val="0563C1" w:themeColor="hyperlink"/>
              <w:u w:val="single"/>
            </w:rPr>
          </w:rPrChange>
        </w:rPr>
        <w:instrText xml:space="preserve"> HYPERLINK "http://lab.sead.ufsc.br/" \t "_blank" </w:instrText>
      </w:r>
      <w:r w:rsidR="000E64F7" w:rsidRPr="000E64F7">
        <w:rPr>
          <w:rFonts w:ascii="Arial" w:hAnsi="Arial" w:cs="Arial"/>
          <w:sz w:val="24"/>
          <w:szCs w:val="24"/>
          <w:rPrChange w:id="276" w:author="SEAD" w:date="2019-12-09T16:17:00Z">
            <w:rPr>
              <w:rStyle w:val="Hyperlink"/>
              <w:rFonts w:ascii="Arial" w:hAnsi="Arial" w:cs="Arial"/>
              <w:sz w:val="24"/>
              <w:szCs w:val="24"/>
            </w:rPr>
          </w:rPrChange>
        </w:rPr>
        <w:fldChar w:fldCharType="separate"/>
      </w:r>
      <w:r w:rsidR="000E64F7" w:rsidRPr="000E64F7">
        <w:rPr>
          <w:rPrChange w:id="277" w:author="SEAD" w:date="2019-12-09T16:17:00Z">
            <w:rPr>
              <w:rStyle w:val="Hyperlink"/>
              <w:rFonts w:ascii="Arial" w:hAnsi="Arial" w:cs="Arial"/>
              <w:sz w:val="24"/>
              <w:szCs w:val="24"/>
            </w:rPr>
          </w:rPrChange>
        </w:rPr>
        <w:t>http://lab.sead.ufsc.br/</w:t>
      </w:r>
      <w:r w:rsidR="000E64F7" w:rsidRPr="000E64F7">
        <w:rPr>
          <w:rPrChange w:id="278" w:author="SEAD" w:date="2019-12-09T16:17:00Z">
            <w:rPr>
              <w:rStyle w:val="Hyperlink"/>
              <w:rFonts w:ascii="Arial" w:hAnsi="Arial" w:cs="Arial"/>
              <w:sz w:val="24"/>
              <w:szCs w:val="24"/>
            </w:rPr>
          </w:rPrChange>
        </w:rPr>
        <w:fldChar w:fldCharType="end"/>
      </w:r>
      <w:r w:rsidR="000E64F7" w:rsidRPr="000E64F7">
        <w:rPr>
          <w:rFonts w:ascii="Arial" w:hAnsi="Arial" w:cs="Arial"/>
          <w:sz w:val="24"/>
          <w:szCs w:val="24"/>
          <w:rPrChange w:id="279" w:author="SEAD" w:date="2019-12-09T16:17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t>.</w:t>
      </w:r>
      <w:r w:rsidR="000E64F7" w:rsidRPr="000E64F7">
        <w:rPr>
          <w:rFonts w:ascii="Arial" w:hAnsi="Arial" w:cs="Arial"/>
          <w:sz w:val="32"/>
          <w:szCs w:val="24"/>
          <w:rPrChange w:id="280" w:author="SEAD" w:date="2019-12-09T16:17:00Z">
            <w:rPr>
              <w:rFonts w:ascii="Arial" w:hAnsi="Arial" w:cs="Arial"/>
              <w:color w:val="0563C1" w:themeColor="hyperlink"/>
              <w:sz w:val="24"/>
              <w:szCs w:val="24"/>
              <w:u w:val="single"/>
            </w:rPr>
          </w:rPrChange>
        </w:rPr>
        <w:t xml:space="preserve"> </w:t>
      </w:r>
      <w:r>
        <w:rPr>
          <w:rFonts w:ascii="Arial" w:hAnsi="Arial" w:cs="Arial"/>
          <w:sz w:val="24"/>
          <w:szCs w:val="24"/>
        </w:rPr>
        <w:t>Acesso</w:t>
      </w:r>
      <w:r w:rsidRPr="00943BC2">
        <w:rPr>
          <w:rFonts w:ascii="Arial" w:hAnsi="Arial" w:cs="Arial"/>
          <w:sz w:val="24"/>
          <w:szCs w:val="24"/>
        </w:rPr>
        <w:t xml:space="preserve"> em: </w:t>
      </w:r>
      <w:proofErr w:type="gramStart"/>
      <w:r>
        <w:rPr>
          <w:rFonts w:ascii="Arial" w:hAnsi="Arial" w:cs="Arial"/>
          <w:sz w:val="24"/>
          <w:szCs w:val="24"/>
        </w:rPr>
        <w:t>4</w:t>
      </w:r>
      <w:proofErr w:type="gramEnd"/>
      <w:r>
        <w:rPr>
          <w:rFonts w:ascii="Arial" w:hAnsi="Arial" w:cs="Arial"/>
          <w:sz w:val="24"/>
          <w:szCs w:val="24"/>
        </w:rPr>
        <w:t xml:space="preserve"> dez</w:t>
      </w:r>
      <w:r w:rsidRPr="00943BC2">
        <w:rPr>
          <w:rFonts w:ascii="Arial" w:hAnsi="Arial" w:cs="Arial"/>
          <w:sz w:val="24"/>
          <w:szCs w:val="24"/>
        </w:rPr>
        <w:t>. 2019</w:t>
      </w:r>
      <w:commentRangeEnd w:id="273"/>
      <w:r>
        <w:rPr>
          <w:rStyle w:val="Refdecomentrio"/>
        </w:rPr>
        <w:commentReference w:id="273"/>
      </w:r>
      <w:r w:rsidRPr="00943BC2">
        <w:rPr>
          <w:rFonts w:ascii="Arial" w:hAnsi="Arial" w:cs="Arial"/>
          <w:sz w:val="24"/>
          <w:szCs w:val="24"/>
        </w:rPr>
        <w:t>.</w:t>
      </w:r>
    </w:p>
    <w:p w:rsidR="00343061" w:rsidRPr="002C21CC" w:rsidRDefault="00343061" w:rsidP="002C21CC">
      <w:pPr>
        <w:spacing w:after="0" w:line="360" w:lineRule="auto"/>
        <w:ind w:right="4"/>
        <w:contextualSpacing/>
        <w:rPr>
          <w:rFonts w:ascii="Arial" w:hAnsi="Arial" w:cs="Arial"/>
          <w:color w:val="222222"/>
          <w:sz w:val="28"/>
          <w:szCs w:val="24"/>
          <w:shd w:val="clear" w:color="auto" w:fill="FFFFFF"/>
        </w:rPr>
      </w:pPr>
    </w:p>
    <w:p w:rsidR="001C22AB" w:rsidRPr="00687AE9" w:rsidRDefault="001C22AB" w:rsidP="001C22AB">
      <w:pPr>
        <w:spacing w:after="0" w:line="360" w:lineRule="auto"/>
        <w:ind w:right="4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1C22A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1C22AB" w:rsidRPr="00687AE9" w:rsidRDefault="001C22AB" w:rsidP="001C22AB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7160" w:rsidRPr="00687AE9" w:rsidRDefault="00857160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C22AB" w:rsidRPr="00687AE9" w:rsidRDefault="001C22AB" w:rsidP="00013478">
      <w:pPr>
        <w:spacing w:after="0" w:line="360" w:lineRule="auto"/>
        <w:contextualSpacing/>
        <w:jc w:val="both"/>
        <w:rPr>
          <w:rFonts w:ascii="Arial" w:eastAsia="Gisha" w:hAnsi="Arial" w:cs="Arial"/>
          <w:b/>
          <w:color w:val="000000"/>
          <w:sz w:val="24"/>
          <w:szCs w:val="24"/>
          <w:lang w:eastAsia="pt-BR"/>
        </w:rPr>
      </w:pPr>
    </w:p>
    <w:p w:rsidR="00462D3A" w:rsidRPr="00687AE9" w:rsidRDefault="00462D3A" w:rsidP="00013478">
      <w:pPr>
        <w:pStyle w:val="Ttulo2"/>
        <w:spacing w:before="0" w:line="360" w:lineRule="auto"/>
        <w:contextualSpacing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&lt;H1&gt;</w:t>
      </w:r>
      <w:r w:rsidR="00857160" w:rsidRPr="00687AE9">
        <w:rPr>
          <w:rFonts w:ascii="Arial" w:hAnsi="Arial" w:cs="Arial"/>
          <w:b/>
          <w:color w:val="auto"/>
          <w:sz w:val="24"/>
          <w:szCs w:val="24"/>
        </w:rPr>
        <w:t>ATIVIDADES</w:t>
      </w:r>
      <w:r w:rsidRPr="00687AE9">
        <w:rPr>
          <w:rFonts w:ascii="Arial" w:eastAsia="Arial" w:hAnsi="Arial" w:cs="Arial"/>
          <w:b/>
          <w:color w:val="000000"/>
          <w:sz w:val="24"/>
          <w:szCs w:val="24"/>
          <w:shd w:val="clear" w:color="auto" w:fill="4A86E8"/>
          <w:lang w:eastAsia="pt-BR"/>
        </w:rPr>
        <w:t>&lt;/H1&gt;</w:t>
      </w:r>
    </w:p>
    <w:p w:rsidR="00462D3A" w:rsidRPr="00687AE9" w:rsidRDefault="00462D3A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04425" w:rsidRPr="00687AE9" w:rsidRDefault="00904425" w:rsidP="00013478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1B4130" w:rsidRPr="00687AE9" w:rsidRDefault="001B4130" w:rsidP="00013478">
      <w:pPr>
        <w:pStyle w:val="PargrafodaLista"/>
        <w:numPr>
          <w:ilvl w:val="0"/>
          <w:numId w:val="8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 SINESP estabelece</w:t>
      </w:r>
      <w:r w:rsidR="00DE395D" w:rsidRPr="00687AE9">
        <w:rPr>
          <w:rFonts w:ascii="Arial" w:hAnsi="Arial" w:cs="Arial"/>
          <w:sz w:val="24"/>
          <w:szCs w:val="24"/>
        </w:rPr>
        <w:t>u,</w:t>
      </w:r>
      <w:r w:rsidRPr="00687AE9">
        <w:rPr>
          <w:rFonts w:ascii="Arial" w:hAnsi="Arial" w:cs="Arial"/>
          <w:sz w:val="24"/>
          <w:szCs w:val="24"/>
        </w:rPr>
        <w:t xml:space="preserve"> </w:t>
      </w:r>
      <w:r w:rsidR="00DE395D" w:rsidRPr="00687AE9">
        <w:rPr>
          <w:rFonts w:ascii="Arial" w:hAnsi="Arial" w:cs="Arial"/>
          <w:sz w:val="24"/>
          <w:szCs w:val="24"/>
        </w:rPr>
        <w:t xml:space="preserve">juntamente com representantes dos </w:t>
      </w:r>
      <w:r w:rsidR="00BD030B">
        <w:rPr>
          <w:rFonts w:ascii="Arial" w:hAnsi="Arial" w:cs="Arial"/>
          <w:sz w:val="24"/>
          <w:szCs w:val="24"/>
        </w:rPr>
        <w:t>e</w:t>
      </w:r>
      <w:r w:rsidR="00DE395D" w:rsidRPr="00687AE9">
        <w:rPr>
          <w:rFonts w:ascii="Arial" w:hAnsi="Arial" w:cs="Arial"/>
          <w:sz w:val="24"/>
          <w:szCs w:val="24"/>
        </w:rPr>
        <w:t>stados e do Distrito Federal</w:t>
      </w:r>
      <w:r w:rsidR="00BD030B">
        <w:rPr>
          <w:rFonts w:ascii="Arial" w:hAnsi="Arial" w:cs="Arial"/>
          <w:sz w:val="24"/>
          <w:szCs w:val="24"/>
        </w:rPr>
        <w:t>,</w:t>
      </w:r>
      <w:r w:rsidR="00DE395D" w:rsidRPr="00687AE9">
        <w:rPr>
          <w:rFonts w:ascii="Arial" w:hAnsi="Arial" w:cs="Arial"/>
          <w:sz w:val="24"/>
          <w:szCs w:val="24"/>
        </w:rPr>
        <w:t xml:space="preserve"> </w:t>
      </w:r>
      <w:r w:rsidR="00DE395D" w:rsidRPr="00687AE9">
        <w:rPr>
          <w:rFonts w:ascii="Arial" w:hAnsi="Arial" w:cs="Arial"/>
          <w:b/>
          <w:sz w:val="24"/>
          <w:szCs w:val="24"/>
        </w:rPr>
        <w:t>um Modelo Nacional de Campos e Conteúdos Mínimos</w:t>
      </w:r>
      <w:r w:rsidR="00DE395D" w:rsidRPr="00687AE9">
        <w:rPr>
          <w:rFonts w:ascii="Arial" w:hAnsi="Arial" w:cs="Arial"/>
          <w:sz w:val="24"/>
          <w:szCs w:val="24"/>
        </w:rPr>
        <w:t xml:space="preserve"> para o_________ de modo a permitir</w:t>
      </w:r>
      <w:r w:rsidRPr="00687AE9">
        <w:rPr>
          <w:rFonts w:ascii="Arial" w:hAnsi="Arial" w:cs="Arial"/>
          <w:sz w:val="24"/>
          <w:szCs w:val="24"/>
        </w:rPr>
        <w:t xml:space="preserve"> informações e relatórios</w:t>
      </w:r>
      <w:r w:rsidR="00DE395D" w:rsidRPr="00687AE9">
        <w:rPr>
          <w:rFonts w:ascii="Arial" w:hAnsi="Arial" w:cs="Arial"/>
          <w:sz w:val="24"/>
          <w:szCs w:val="24"/>
        </w:rPr>
        <w:t xml:space="preserve"> mais precisos sobre a dinâmica criminal</w:t>
      </w:r>
      <w:r w:rsidRPr="00687AE9">
        <w:rPr>
          <w:rFonts w:ascii="Arial" w:hAnsi="Arial" w:cs="Arial"/>
          <w:sz w:val="24"/>
          <w:szCs w:val="24"/>
        </w:rPr>
        <w:t xml:space="preserve">. </w:t>
      </w:r>
      <w:r w:rsidR="00570816" w:rsidRPr="00687AE9">
        <w:rPr>
          <w:rFonts w:ascii="Arial" w:hAnsi="Arial" w:cs="Arial"/>
          <w:sz w:val="24"/>
          <w:szCs w:val="24"/>
        </w:rPr>
        <w:t xml:space="preserve">Dada </w:t>
      </w:r>
      <w:proofErr w:type="gramStart"/>
      <w:r w:rsidR="00570816" w:rsidRPr="00687AE9">
        <w:rPr>
          <w:rFonts w:ascii="Arial" w:hAnsi="Arial" w:cs="Arial"/>
          <w:sz w:val="24"/>
          <w:szCs w:val="24"/>
        </w:rPr>
        <w:t>a</w:t>
      </w:r>
      <w:proofErr w:type="gramEnd"/>
      <w:r w:rsidR="00570816" w:rsidRPr="00687AE9">
        <w:rPr>
          <w:rFonts w:ascii="Arial" w:hAnsi="Arial" w:cs="Arial"/>
          <w:sz w:val="24"/>
          <w:szCs w:val="24"/>
        </w:rPr>
        <w:t xml:space="preserve"> importância deste modelo produzido, sobretudo dado o consenso com os </w:t>
      </w:r>
      <w:r w:rsidR="00BD030B">
        <w:rPr>
          <w:rFonts w:ascii="Arial" w:hAnsi="Arial" w:cs="Arial"/>
          <w:sz w:val="24"/>
          <w:szCs w:val="24"/>
        </w:rPr>
        <w:t>e</w:t>
      </w:r>
      <w:r w:rsidR="00BD030B" w:rsidRPr="00687AE9">
        <w:rPr>
          <w:rFonts w:ascii="Arial" w:hAnsi="Arial" w:cs="Arial"/>
          <w:sz w:val="24"/>
          <w:szCs w:val="24"/>
        </w:rPr>
        <w:t xml:space="preserve">stados </w:t>
      </w:r>
      <w:r w:rsidR="00570816" w:rsidRPr="00687AE9">
        <w:rPr>
          <w:rFonts w:ascii="Arial" w:hAnsi="Arial" w:cs="Arial"/>
          <w:sz w:val="24"/>
          <w:szCs w:val="24"/>
        </w:rPr>
        <w:t>e pela relevância dos dados coletados para a produção de relatórios estatísticos, a SENASP o instituiu como um instrumento inicial de coleta de dados. Assim, os demais registros derivariam deles ou teriam os mesmos campos mínimos de preenchimento nos sistemas federais e estaduais.</w:t>
      </w:r>
    </w:p>
    <w:p w:rsidR="001B4130" w:rsidRPr="00687AE9" w:rsidRDefault="001B4130" w:rsidP="00013478">
      <w:pPr>
        <w:pStyle w:val="PargrafodaLista"/>
        <w:numPr>
          <w:ilvl w:val="0"/>
          <w:numId w:val="15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Inquérito Policial</w:t>
      </w:r>
    </w:p>
    <w:p w:rsidR="001B4130" w:rsidRPr="00687AE9" w:rsidRDefault="001B4130" w:rsidP="00013478">
      <w:pPr>
        <w:pStyle w:val="PargrafodaLista"/>
        <w:numPr>
          <w:ilvl w:val="0"/>
          <w:numId w:val="15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Termo Circunstanciado</w:t>
      </w:r>
    </w:p>
    <w:p w:rsidR="00DE395D" w:rsidRPr="00687AE9" w:rsidRDefault="00DE395D" w:rsidP="00013478">
      <w:pPr>
        <w:pStyle w:val="PargrafodaLista"/>
        <w:numPr>
          <w:ilvl w:val="0"/>
          <w:numId w:val="15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Relatório Criminal</w:t>
      </w:r>
    </w:p>
    <w:p w:rsidR="00DE395D" w:rsidRPr="00687AE9" w:rsidRDefault="00DE395D" w:rsidP="00013478">
      <w:pPr>
        <w:pStyle w:val="PargrafodaLista"/>
        <w:numPr>
          <w:ilvl w:val="0"/>
          <w:numId w:val="15"/>
        </w:numPr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lastRenderedPageBreak/>
        <w:t>Boletim de Ocorrência</w:t>
      </w:r>
    </w:p>
    <w:p w:rsidR="00DE395D" w:rsidRPr="00687AE9" w:rsidRDefault="001B4130" w:rsidP="00013478">
      <w:pPr>
        <w:pStyle w:val="PargrafodaLista"/>
        <w:numPr>
          <w:ilvl w:val="0"/>
          <w:numId w:val="15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Relatório estatístico de criminalidade</w:t>
      </w:r>
    </w:p>
    <w:p w:rsidR="00570816" w:rsidRPr="00687AE9" w:rsidRDefault="00570816" w:rsidP="00013478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Resposta correta: D</w:t>
      </w:r>
    </w:p>
    <w:p w:rsidR="00857DE6" w:rsidRPr="00687AE9" w:rsidRDefault="00857DE6" w:rsidP="00013478">
      <w:pPr>
        <w:pStyle w:val="PargrafodaLista"/>
        <w:numPr>
          <w:ilvl w:val="0"/>
          <w:numId w:val="8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É </w:t>
      </w:r>
      <w:proofErr w:type="gramStart"/>
      <w:r w:rsidRPr="00687AE9">
        <w:rPr>
          <w:rFonts w:ascii="Arial" w:hAnsi="Arial" w:cs="Arial"/>
          <w:sz w:val="24"/>
          <w:szCs w:val="24"/>
        </w:rPr>
        <w:t>considerado</w:t>
      </w:r>
      <w:proofErr w:type="gramEnd"/>
      <w:r w:rsidRPr="00687AE9">
        <w:rPr>
          <w:rFonts w:ascii="Arial" w:hAnsi="Arial" w:cs="Arial"/>
          <w:sz w:val="24"/>
          <w:szCs w:val="24"/>
        </w:rPr>
        <w:t xml:space="preserve"> uma </w:t>
      </w:r>
      <w:r w:rsidRPr="00687AE9">
        <w:rPr>
          <w:rFonts w:ascii="Arial" w:hAnsi="Arial" w:cs="Arial"/>
          <w:b/>
          <w:sz w:val="24"/>
          <w:szCs w:val="24"/>
        </w:rPr>
        <w:t>espécie de “coração” do SINESP</w:t>
      </w:r>
      <w:r w:rsidRPr="00687AE9">
        <w:rPr>
          <w:rFonts w:ascii="Arial" w:hAnsi="Arial" w:cs="Arial"/>
          <w:sz w:val="24"/>
          <w:szCs w:val="24"/>
        </w:rPr>
        <w:t xml:space="preserve">, pois é o módulo responsável por consolidar a base nacional de informações de interesse para segurança pública, replicando dados e informações de várias </w:t>
      </w:r>
      <w:r w:rsidR="00671B56" w:rsidRPr="00687AE9">
        <w:rPr>
          <w:rFonts w:ascii="Arial" w:hAnsi="Arial" w:cs="Arial"/>
          <w:sz w:val="24"/>
          <w:szCs w:val="24"/>
        </w:rPr>
        <w:t>o</w:t>
      </w:r>
      <w:r w:rsidRPr="00687AE9">
        <w:rPr>
          <w:rFonts w:ascii="Arial" w:hAnsi="Arial" w:cs="Arial"/>
          <w:sz w:val="24"/>
          <w:szCs w:val="24"/>
        </w:rPr>
        <w:t>utras bases de dados, exatamente na forma em que foram produzidos</w:t>
      </w:r>
      <w:r w:rsidR="00671B56" w:rsidRPr="00687AE9">
        <w:rPr>
          <w:rFonts w:ascii="Arial" w:hAnsi="Arial" w:cs="Arial"/>
          <w:sz w:val="24"/>
          <w:szCs w:val="24"/>
        </w:rPr>
        <w:t>:</w:t>
      </w:r>
    </w:p>
    <w:p w:rsidR="00671B56" w:rsidRPr="00687AE9" w:rsidRDefault="00671B56" w:rsidP="00013478">
      <w:pPr>
        <w:pStyle w:val="PargrafodaLista"/>
        <w:numPr>
          <w:ilvl w:val="0"/>
          <w:numId w:val="10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SINESP CAD</w:t>
      </w:r>
    </w:p>
    <w:p w:rsidR="00671B56" w:rsidRPr="00687AE9" w:rsidRDefault="00671B56" w:rsidP="00013478">
      <w:pPr>
        <w:pStyle w:val="PargrafodaLista"/>
        <w:numPr>
          <w:ilvl w:val="0"/>
          <w:numId w:val="10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SINESPJC</w:t>
      </w:r>
    </w:p>
    <w:p w:rsidR="00671B56" w:rsidRPr="00687AE9" w:rsidRDefault="00671B56" w:rsidP="00013478">
      <w:pPr>
        <w:pStyle w:val="PargrafodaLista"/>
        <w:numPr>
          <w:ilvl w:val="0"/>
          <w:numId w:val="10"/>
        </w:numPr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>SINESP Integração</w:t>
      </w:r>
    </w:p>
    <w:p w:rsidR="00671B56" w:rsidRPr="00687AE9" w:rsidRDefault="00671B56" w:rsidP="00013478">
      <w:pPr>
        <w:pStyle w:val="PargrafodaLista"/>
        <w:numPr>
          <w:ilvl w:val="0"/>
          <w:numId w:val="10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SINESP Análise</w:t>
      </w:r>
    </w:p>
    <w:p w:rsidR="00671B56" w:rsidRPr="00687AE9" w:rsidRDefault="00671B56" w:rsidP="00013478">
      <w:pPr>
        <w:pStyle w:val="PargrafodaLista"/>
        <w:numPr>
          <w:ilvl w:val="0"/>
          <w:numId w:val="10"/>
        </w:numPr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SINESP </w:t>
      </w:r>
      <w:proofErr w:type="spellStart"/>
      <w:r w:rsidRPr="00687AE9">
        <w:rPr>
          <w:rFonts w:ascii="Arial" w:hAnsi="Arial" w:cs="Arial"/>
          <w:sz w:val="24"/>
          <w:szCs w:val="24"/>
        </w:rPr>
        <w:t>Infoseg</w:t>
      </w:r>
      <w:proofErr w:type="spellEnd"/>
    </w:p>
    <w:p w:rsidR="00904425" w:rsidRPr="00687AE9" w:rsidRDefault="00904425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Resposta: C</w:t>
      </w:r>
    </w:p>
    <w:p w:rsidR="00DD7022" w:rsidRPr="00687AE9" w:rsidRDefault="00DD7022" w:rsidP="00013478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DD7022" w:rsidRPr="00687AE9" w:rsidRDefault="00193849" w:rsidP="00013478">
      <w:pPr>
        <w:pStyle w:val="PargrafodaLista"/>
        <w:numPr>
          <w:ilvl w:val="0"/>
          <w:numId w:val="8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Tendo como base as afirmativas:</w:t>
      </w:r>
    </w:p>
    <w:p w:rsidR="00193849" w:rsidRPr="00687AE9" w:rsidRDefault="00193849" w:rsidP="00013478">
      <w:pPr>
        <w:pStyle w:val="PargrafodaLista"/>
        <w:numPr>
          <w:ilvl w:val="0"/>
          <w:numId w:val="11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A coleta informatizada de dados teve origem na implantação do Sistema Nacional de Estatística de Segurança Pública e Justiça Criminal </w:t>
      </w:r>
      <w:r w:rsidR="00AE65E9">
        <w:rPr>
          <w:rFonts w:ascii="Arial" w:hAnsi="Arial" w:cs="Arial"/>
          <w:sz w:val="24"/>
          <w:szCs w:val="24"/>
        </w:rPr>
        <w:t>(</w:t>
      </w:r>
      <w:r w:rsidRPr="00687AE9">
        <w:rPr>
          <w:rFonts w:ascii="Arial" w:hAnsi="Arial" w:cs="Arial"/>
          <w:sz w:val="24"/>
          <w:szCs w:val="24"/>
        </w:rPr>
        <w:t>SINESPJC</w:t>
      </w:r>
      <w:r w:rsidR="00AE65E9">
        <w:rPr>
          <w:rFonts w:ascii="Arial" w:hAnsi="Arial" w:cs="Arial"/>
          <w:sz w:val="24"/>
          <w:szCs w:val="24"/>
        </w:rPr>
        <w:t>)</w:t>
      </w:r>
      <w:r w:rsidRPr="00687AE9">
        <w:rPr>
          <w:rFonts w:ascii="Arial" w:hAnsi="Arial" w:cs="Arial"/>
          <w:sz w:val="24"/>
          <w:szCs w:val="24"/>
        </w:rPr>
        <w:t>, em 2004.</w:t>
      </w:r>
    </w:p>
    <w:p w:rsidR="006B3315" w:rsidRPr="00687AE9" w:rsidRDefault="00193849" w:rsidP="00013478">
      <w:pPr>
        <w:pStyle w:val="PargrafodaLista"/>
        <w:numPr>
          <w:ilvl w:val="0"/>
          <w:numId w:val="11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 xml:space="preserve">Em 2004, as coletas de dados feitas pelo SINESPJC eram referentes às </w:t>
      </w:r>
      <w:r w:rsidR="00AE65E9">
        <w:rPr>
          <w:rFonts w:ascii="Arial" w:hAnsi="Arial" w:cs="Arial"/>
          <w:sz w:val="24"/>
          <w:szCs w:val="24"/>
        </w:rPr>
        <w:t>P</w:t>
      </w:r>
      <w:r w:rsidRPr="00687AE9">
        <w:rPr>
          <w:rFonts w:ascii="Arial" w:hAnsi="Arial" w:cs="Arial"/>
          <w:sz w:val="24"/>
          <w:szCs w:val="24"/>
        </w:rPr>
        <w:t xml:space="preserve">olícias </w:t>
      </w:r>
      <w:r w:rsidR="00AE65E9">
        <w:rPr>
          <w:rFonts w:ascii="Arial" w:hAnsi="Arial" w:cs="Arial"/>
          <w:sz w:val="24"/>
          <w:szCs w:val="24"/>
        </w:rPr>
        <w:t>C</w:t>
      </w:r>
      <w:r w:rsidRPr="00687AE9">
        <w:rPr>
          <w:rFonts w:ascii="Arial" w:hAnsi="Arial" w:cs="Arial"/>
          <w:sz w:val="24"/>
          <w:szCs w:val="24"/>
        </w:rPr>
        <w:t>ivis</w:t>
      </w:r>
      <w:r w:rsidR="00AE65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e</w:t>
      </w:r>
      <w:r w:rsidR="00AE65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a partir de 2006</w:t>
      </w:r>
      <w:r w:rsidR="00AE65E9">
        <w:rPr>
          <w:rFonts w:ascii="Arial" w:hAnsi="Arial" w:cs="Arial"/>
          <w:sz w:val="24"/>
          <w:szCs w:val="24"/>
        </w:rPr>
        <w:t>,</w:t>
      </w:r>
      <w:r w:rsidRPr="00687AE9">
        <w:rPr>
          <w:rFonts w:ascii="Arial" w:hAnsi="Arial" w:cs="Arial"/>
          <w:sz w:val="24"/>
          <w:szCs w:val="24"/>
        </w:rPr>
        <w:t xml:space="preserve"> passou-se</w:t>
      </w:r>
      <w:r w:rsidR="00BD030B">
        <w:rPr>
          <w:rFonts w:ascii="Arial" w:hAnsi="Arial" w:cs="Arial"/>
          <w:sz w:val="24"/>
          <w:szCs w:val="24"/>
        </w:rPr>
        <w:t xml:space="preserve"> a</w:t>
      </w:r>
      <w:r w:rsidRPr="00687AE9">
        <w:rPr>
          <w:rFonts w:ascii="Arial" w:hAnsi="Arial" w:cs="Arial"/>
          <w:sz w:val="24"/>
          <w:szCs w:val="24"/>
        </w:rPr>
        <w:t xml:space="preserve"> coletar dados das</w:t>
      </w:r>
      <w:r w:rsidR="00AE65E9">
        <w:rPr>
          <w:rFonts w:ascii="Arial" w:hAnsi="Arial" w:cs="Arial"/>
          <w:sz w:val="24"/>
          <w:szCs w:val="24"/>
        </w:rPr>
        <w:t xml:space="preserve"> P</w:t>
      </w:r>
      <w:r w:rsidRPr="00687AE9">
        <w:rPr>
          <w:rFonts w:ascii="Arial" w:hAnsi="Arial" w:cs="Arial"/>
          <w:sz w:val="24"/>
          <w:szCs w:val="24"/>
        </w:rPr>
        <w:t xml:space="preserve">olícias </w:t>
      </w:r>
      <w:r w:rsidR="00AE65E9">
        <w:rPr>
          <w:rFonts w:ascii="Arial" w:hAnsi="Arial" w:cs="Arial"/>
          <w:sz w:val="24"/>
          <w:szCs w:val="24"/>
        </w:rPr>
        <w:t>M</w:t>
      </w:r>
      <w:r w:rsidRPr="00687AE9">
        <w:rPr>
          <w:rFonts w:ascii="Arial" w:hAnsi="Arial" w:cs="Arial"/>
          <w:sz w:val="24"/>
          <w:szCs w:val="24"/>
        </w:rPr>
        <w:t>ilitares.</w:t>
      </w:r>
    </w:p>
    <w:p w:rsidR="00DD7022" w:rsidRPr="00687AE9" w:rsidRDefault="006B3315" w:rsidP="00013478">
      <w:pPr>
        <w:pStyle w:val="PargrafodaLista"/>
        <w:numPr>
          <w:ilvl w:val="0"/>
          <w:numId w:val="11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O</w:t>
      </w:r>
      <w:r w:rsidR="00193849" w:rsidRPr="00687AE9">
        <w:rPr>
          <w:rFonts w:ascii="Arial" w:hAnsi="Arial" w:cs="Arial"/>
          <w:sz w:val="24"/>
          <w:szCs w:val="24"/>
        </w:rPr>
        <w:t xml:space="preserve"> SINESPJC </w:t>
      </w:r>
      <w:r w:rsidRPr="00687AE9">
        <w:rPr>
          <w:rFonts w:ascii="Arial" w:hAnsi="Arial" w:cs="Arial"/>
          <w:sz w:val="24"/>
          <w:szCs w:val="24"/>
        </w:rPr>
        <w:t>foi o sistema mais completo até hoje, não apresentando</w:t>
      </w:r>
      <w:r w:rsidR="00193849" w:rsidRPr="00687AE9">
        <w:rPr>
          <w:rFonts w:ascii="Arial" w:hAnsi="Arial" w:cs="Arial"/>
          <w:sz w:val="24"/>
          <w:szCs w:val="24"/>
        </w:rPr>
        <w:t xml:space="preserve"> </w:t>
      </w:r>
      <w:r w:rsidRPr="00687AE9">
        <w:rPr>
          <w:rFonts w:ascii="Arial" w:hAnsi="Arial" w:cs="Arial"/>
          <w:sz w:val="24"/>
          <w:szCs w:val="24"/>
        </w:rPr>
        <w:t>nenhum problema</w:t>
      </w:r>
      <w:r w:rsidR="00193849" w:rsidRPr="00687AE9">
        <w:rPr>
          <w:rFonts w:ascii="Arial" w:hAnsi="Arial" w:cs="Arial"/>
          <w:sz w:val="24"/>
          <w:szCs w:val="24"/>
        </w:rPr>
        <w:t xml:space="preserve"> na estrutura de coleta e análise de informações</w:t>
      </w:r>
      <w:r w:rsidRPr="00687AE9">
        <w:rPr>
          <w:rFonts w:ascii="Arial" w:hAnsi="Arial" w:cs="Arial"/>
          <w:sz w:val="24"/>
          <w:szCs w:val="24"/>
        </w:rPr>
        <w:t>.</w:t>
      </w:r>
    </w:p>
    <w:p w:rsidR="006B3315" w:rsidRPr="00687AE9" w:rsidRDefault="006B3315" w:rsidP="00013478">
      <w:pPr>
        <w:pStyle w:val="PargrafodaLista"/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Estão corretas:</w:t>
      </w:r>
    </w:p>
    <w:p w:rsidR="006B3315" w:rsidRPr="00687AE9" w:rsidRDefault="006B3315" w:rsidP="00013478">
      <w:pPr>
        <w:pStyle w:val="PargrafodaLista"/>
        <w:numPr>
          <w:ilvl w:val="0"/>
          <w:numId w:val="14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Somente a afirmativa I.</w:t>
      </w:r>
    </w:p>
    <w:p w:rsidR="006B3315" w:rsidRPr="00687AE9" w:rsidRDefault="006B3315" w:rsidP="00013478">
      <w:pPr>
        <w:pStyle w:val="PargrafodaLista"/>
        <w:numPr>
          <w:ilvl w:val="0"/>
          <w:numId w:val="14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Somente a afirmativa II.</w:t>
      </w:r>
    </w:p>
    <w:p w:rsidR="006B3315" w:rsidRPr="00687AE9" w:rsidRDefault="006B3315" w:rsidP="00013478">
      <w:pPr>
        <w:pStyle w:val="PargrafodaLista"/>
        <w:numPr>
          <w:ilvl w:val="0"/>
          <w:numId w:val="14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Somente a afirmativa III.</w:t>
      </w:r>
    </w:p>
    <w:p w:rsidR="006B3315" w:rsidRPr="00687AE9" w:rsidRDefault="006B3315" w:rsidP="00013478">
      <w:pPr>
        <w:pStyle w:val="PargrafodaLista"/>
        <w:numPr>
          <w:ilvl w:val="0"/>
          <w:numId w:val="14"/>
        </w:numPr>
        <w:spacing w:after="0" w:line="360" w:lineRule="auto"/>
        <w:ind w:left="0" w:right="4"/>
        <w:jc w:val="both"/>
        <w:rPr>
          <w:rFonts w:ascii="Arial" w:hAnsi="Arial" w:cs="Arial"/>
          <w:color w:val="FF0000"/>
          <w:sz w:val="24"/>
          <w:szCs w:val="24"/>
        </w:rPr>
      </w:pPr>
      <w:r w:rsidRPr="00687AE9">
        <w:rPr>
          <w:rFonts w:ascii="Arial" w:hAnsi="Arial" w:cs="Arial"/>
          <w:color w:val="FF0000"/>
          <w:sz w:val="24"/>
          <w:szCs w:val="24"/>
        </w:rPr>
        <w:t>Somente a</w:t>
      </w:r>
      <w:r w:rsidR="00BD030B">
        <w:rPr>
          <w:rFonts w:ascii="Arial" w:hAnsi="Arial" w:cs="Arial"/>
          <w:color w:val="FF0000"/>
          <w:sz w:val="24"/>
          <w:szCs w:val="24"/>
        </w:rPr>
        <w:t>s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afirmativa</w:t>
      </w:r>
      <w:r w:rsidR="00BD030B">
        <w:rPr>
          <w:rFonts w:ascii="Arial" w:hAnsi="Arial" w:cs="Arial"/>
          <w:color w:val="FF0000"/>
          <w:sz w:val="24"/>
          <w:szCs w:val="24"/>
        </w:rPr>
        <w:t>s</w:t>
      </w:r>
      <w:r w:rsidRPr="00687AE9">
        <w:rPr>
          <w:rFonts w:ascii="Arial" w:hAnsi="Arial" w:cs="Arial"/>
          <w:color w:val="FF0000"/>
          <w:sz w:val="24"/>
          <w:szCs w:val="24"/>
        </w:rPr>
        <w:t xml:space="preserve"> I e II.</w:t>
      </w:r>
    </w:p>
    <w:p w:rsidR="006B3315" w:rsidRPr="00687AE9" w:rsidRDefault="006B3315" w:rsidP="00013478">
      <w:pPr>
        <w:pStyle w:val="PargrafodaLista"/>
        <w:numPr>
          <w:ilvl w:val="0"/>
          <w:numId w:val="14"/>
        </w:numPr>
        <w:spacing w:after="0" w:line="360" w:lineRule="auto"/>
        <w:ind w:left="0" w:right="4"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Todas estão corretas.</w:t>
      </w:r>
    </w:p>
    <w:p w:rsidR="00570816" w:rsidRPr="00687AE9" w:rsidRDefault="00904425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687AE9">
        <w:rPr>
          <w:rFonts w:ascii="Arial" w:hAnsi="Arial" w:cs="Arial"/>
          <w:sz w:val="24"/>
          <w:szCs w:val="24"/>
        </w:rPr>
        <w:t>Resposta: D</w:t>
      </w:r>
    </w:p>
    <w:p w:rsidR="008E1AD3" w:rsidRPr="00687AE9" w:rsidRDefault="008E1AD3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4" w:firstLine="85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  <w:lang w:eastAsia="pt-BR"/>
        </w:rPr>
      </w:pPr>
    </w:p>
    <w:p w:rsidR="007F0932" w:rsidRPr="00687AE9" w:rsidRDefault="007F0932" w:rsidP="00013478">
      <w:pPr>
        <w:spacing w:after="0" w:line="360" w:lineRule="auto"/>
        <w:ind w:right="11"/>
        <w:contextualSpacing/>
        <w:jc w:val="both"/>
        <w:rPr>
          <w:rFonts w:ascii="Arial" w:hAnsi="Arial" w:cs="Arial"/>
          <w:sz w:val="24"/>
          <w:szCs w:val="24"/>
        </w:rPr>
      </w:pPr>
    </w:p>
    <w:p w:rsidR="007F0932" w:rsidRPr="00687AE9" w:rsidRDefault="007F0932" w:rsidP="00013478">
      <w:pPr>
        <w:spacing w:after="0" w:line="360" w:lineRule="auto"/>
        <w:ind w:right="11" w:firstLine="860"/>
        <w:contextualSpacing/>
        <w:jc w:val="both"/>
        <w:rPr>
          <w:rFonts w:ascii="Arial" w:hAnsi="Arial" w:cs="Arial"/>
          <w:sz w:val="24"/>
          <w:szCs w:val="24"/>
        </w:rPr>
      </w:pPr>
    </w:p>
    <w:p w:rsidR="006167E1" w:rsidRPr="00687AE9" w:rsidRDefault="006167E1" w:rsidP="00013478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87AE9" w:rsidRPr="00687AE9" w:rsidRDefault="00687AE9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sectPr w:rsidR="00687AE9" w:rsidRPr="00687AE9" w:rsidSect="000E64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" w:author="SEAD" w:date="2019-12-09T15:09:00Z" w:initials="S">
    <w:p w:rsidR="00D829A2" w:rsidRPr="005531BF" w:rsidRDefault="00D829A2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531BF">
        <w:rPr>
          <w:color w:val="FF0000"/>
          <w:lang w:val="en-US"/>
        </w:rPr>
        <w:t xml:space="preserve">Online: HIPERLINK </w:t>
      </w:r>
      <w:r w:rsidRPr="005531BF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&lt;</w:t>
      </w:r>
      <w:hyperlink r:id="rId1" w:history="1">
        <w:r w:rsidRPr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  <w:lang w:val="en-US"/>
          </w:rPr>
          <w:t>http://www.planalto.gov.br/ccivil_03/_Ato2011-2014/2012/Lei/L12681.htm</w:t>
        </w:r>
      </w:hyperlink>
      <w:r w:rsidRPr="005531BF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&gt;</w:t>
      </w:r>
      <w:r w:rsidRPr="005531BF">
        <w:rPr>
          <w:rFonts w:ascii="Arial" w:hAnsi="Arial" w:cs="Arial"/>
          <w:color w:val="FF0000"/>
          <w:sz w:val="24"/>
          <w:szCs w:val="24"/>
          <w:lang w:val="en-US"/>
        </w:rPr>
        <w:t>.</w:t>
      </w:r>
    </w:p>
  </w:comment>
  <w:comment w:id="7" w:author="SEAD" w:date="2019-12-09T15:10:00Z" w:initials="S">
    <w:p w:rsidR="00D829A2" w:rsidRPr="005531BF" w:rsidRDefault="00D829A2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531BF">
        <w:rPr>
          <w:color w:val="FF0000"/>
          <w:lang w:val="en-US"/>
        </w:rPr>
        <w:t xml:space="preserve">Online: </w:t>
      </w:r>
      <w:r w:rsidRPr="005531BF">
        <w:rPr>
          <w:color w:val="FF0000"/>
          <w:lang w:val="en-US"/>
        </w:rPr>
        <w:t xml:space="preserve">HIPERLINK </w:t>
      </w:r>
      <w:r w:rsidRPr="005531BF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&lt;</w:t>
      </w:r>
      <w:hyperlink r:id="rId2" w:history="1">
        <w:r w:rsidRPr="005531BF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  <w:lang w:val="en-US"/>
          </w:rPr>
          <w:t>http://www.planalto.gov.br/ccivil_03/_ato2015-2018/2018/lei/L13675.htm</w:t>
        </w:r>
      </w:hyperlink>
      <w:r w:rsidRPr="005531BF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&gt;</w:t>
      </w:r>
      <w:r w:rsidRPr="005531BF">
        <w:rPr>
          <w:rFonts w:ascii="Arial" w:hAnsi="Arial" w:cs="Arial"/>
          <w:sz w:val="24"/>
          <w:szCs w:val="24"/>
          <w:lang w:val="en-US"/>
        </w:rPr>
        <w:t>,</w:t>
      </w:r>
    </w:p>
  </w:comment>
  <w:comment w:id="10" w:author="Dirce Rafaelli" w:date="2019-11-29T11:59:00Z" w:initials="DR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DG, por gentileza desenvolver a ilustração, com base no exemplo, inserindo as siglas: </w:t>
      </w:r>
    </w:p>
    <w:p w:rsidR="00D829A2" w:rsidRDefault="00D829A2">
      <w:pPr>
        <w:pStyle w:val="Textodecomentrio"/>
      </w:pPr>
      <w:r>
        <w:t>SENASP</w:t>
      </w:r>
    </w:p>
    <w:p w:rsidR="00D829A2" w:rsidRDefault="00D829A2">
      <w:pPr>
        <w:pStyle w:val="Textodecomentrio"/>
      </w:pPr>
      <w:r>
        <w:t>SINESP</w:t>
      </w:r>
    </w:p>
    <w:p w:rsidR="00D829A2" w:rsidRDefault="00D829A2">
      <w:pPr>
        <w:pStyle w:val="Textodecomentrio"/>
      </w:pPr>
      <w:r>
        <w:t>Arrumar a imagem, melhorando a qualidade visual.</w:t>
      </w:r>
    </w:p>
  </w:comment>
  <w:comment w:id="11" w:author="SEAD" w:date="2019-12-10T10:23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rPr>
          <w:color w:val="FF0000"/>
        </w:rPr>
        <w:t xml:space="preserve">Online: </w:t>
      </w:r>
      <w:proofErr w:type="spellStart"/>
      <w:r>
        <w:rPr>
          <w:color w:val="FF0000"/>
        </w:rPr>
        <w:t>Flip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Card</w:t>
      </w:r>
      <w:proofErr w:type="spellEnd"/>
    </w:p>
  </w:comment>
  <w:comment w:id="15" w:author="SEAD" w:date="2019-12-09T15:13:00Z" w:initials="S">
    <w:p w:rsidR="00D829A2" w:rsidRPr="00D829A2" w:rsidRDefault="00D829A2">
      <w:pPr>
        <w:pStyle w:val="Textodecomentrio"/>
      </w:pPr>
      <w:r>
        <w:rPr>
          <w:rStyle w:val="Refdecomentrio"/>
        </w:rPr>
        <w:annotationRef/>
      </w:r>
      <w:r w:rsidRPr="00D829A2">
        <w:rPr>
          <w:color w:val="FF0000"/>
        </w:rPr>
        <w:t xml:space="preserve">Online: HIPERLINK </w:t>
      </w:r>
    </w:p>
    <w:p w:rsidR="00D829A2" w:rsidRPr="00D829A2" w:rsidRDefault="00D829A2">
      <w:pPr>
        <w:pStyle w:val="Textodecomentrio"/>
      </w:pPr>
      <w:r w:rsidRPr="00D829A2">
        <w:rPr>
          <w:rFonts w:ascii="Arial" w:hAnsi="Arial" w:cs="Arial"/>
          <w:color w:val="ED7D31" w:themeColor="accent2"/>
          <w:sz w:val="24"/>
          <w:szCs w:val="24"/>
          <w:highlight w:val="yellow"/>
        </w:rPr>
        <w:t>&lt;</w:t>
      </w:r>
      <w:hyperlink r:id="rId3" w:history="1">
        <w:r w:rsidRPr="00D829A2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</w:rPr>
          <w:t>http://dados.mj.gov.br/dataset/sistema-nacional-de-estatisticas-de-seguranca-publica/resource/fca1cb9b-1bfb-4090-bdca-5171ed3b9fa4</w:t>
        </w:r>
      </w:hyperlink>
      <w:r w:rsidRPr="00D829A2" w:rsidDel="004B28C1">
        <w:rPr>
          <w:rFonts w:ascii="Arial" w:hAnsi="Arial" w:cs="Arial"/>
          <w:color w:val="FF0000"/>
          <w:sz w:val="24"/>
          <w:szCs w:val="24"/>
          <w:highlight w:val="yellow"/>
        </w:rPr>
        <w:t xml:space="preserve"> </w:t>
      </w:r>
      <w:r w:rsidRPr="00D829A2">
        <w:rPr>
          <w:rFonts w:ascii="Arial" w:hAnsi="Arial" w:cs="Arial"/>
          <w:color w:val="FF0000"/>
          <w:sz w:val="24"/>
          <w:szCs w:val="24"/>
          <w:highlight w:val="yellow"/>
        </w:rPr>
        <w:t>&gt;</w:t>
      </w:r>
    </w:p>
  </w:comment>
  <w:comment w:id="28" w:author="Dirce Rafaelli" w:date="2019-12-02T08:16:00Z" w:initials="DR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>DG por gentileza, refazer a imagem, inserindo os seguintes dados:</w:t>
      </w:r>
    </w:p>
    <w:p w:rsidR="00D829A2" w:rsidRDefault="00D829A2" w:rsidP="00CE0761">
      <w:pPr>
        <w:pStyle w:val="Textodecomentrio"/>
        <w:numPr>
          <w:ilvl w:val="0"/>
          <w:numId w:val="20"/>
        </w:numPr>
      </w:pPr>
      <w:r>
        <w:t>Reunir informações (ocorrências criminais e atividades policiais)</w:t>
      </w:r>
    </w:p>
    <w:p w:rsidR="00D829A2" w:rsidRDefault="00D829A2" w:rsidP="00CE0761">
      <w:pPr>
        <w:pStyle w:val="Textodecomentrio"/>
        <w:numPr>
          <w:ilvl w:val="0"/>
          <w:numId w:val="20"/>
        </w:numPr>
      </w:pPr>
      <w:r>
        <w:t>Traçar perfil (das organizações policiais)</w:t>
      </w:r>
    </w:p>
  </w:comment>
  <w:comment w:id="29" w:author="SEAD" w:date="2019-12-09T15:13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531BF">
        <w:rPr>
          <w:color w:val="FF0000"/>
        </w:rPr>
        <w:t>Online: Composição.</w:t>
      </w:r>
    </w:p>
  </w:comment>
  <w:comment w:id="36" w:author="SEAD" w:date="2019-12-10T10:24:00Z" w:initials="S">
    <w:p w:rsidR="00D829A2" w:rsidRPr="00D86963" w:rsidRDefault="00D829A2" w:rsidP="00D86963">
      <w:pPr>
        <w:pStyle w:val="Ttulo2"/>
        <w:shd w:val="clear" w:color="auto" w:fill="FFFFFF"/>
        <w:rPr>
          <w:caps/>
          <w:color w:val="FF0000"/>
        </w:rPr>
      </w:pPr>
      <w:r w:rsidRPr="00D86963">
        <w:rPr>
          <w:rStyle w:val="Refdecomentrio"/>
          <w:color w:val="FF0000"/>
        </w:rPr>
        <w:annotationRef/>
      </w:r>
      <w:r w:rsidRPr="00D86963">
        <w:rPr>
          <w:color w:val="FF0000"/>
        </w:rPr>
        <w:t>Online</w:t>
      </w:r>
      <w:r>
        <w:rPr>
          <w:color w:val="FF0000"/>
        </w:rPr>
        <w:t xml:space="preserve">: </w:t>
      </w:r>
      <w:proofErr w:type="spellStart"/>
      <w:r>
        <w:rPr>
          <w:color w:val="FF0000"/>
        </w:rPr>
        <w:t>Acordeon</w:t>
      </w:r>
      <w:proofErr w:type="spellEnd"/>
    </w:p>
    <w:p w:rsidR="00D829A2" w:rsidRPr="00D86963" w:rsidRDefault="00D829A2">
      <w:pPr>
        <w:pStyle w:val="Textodecomentrio"/>
        <w:rPr>
          <w:color w:val="FF0000"/>
        </w:rPr>
      </w:pPr>
    </w:p>
  </w:comment>
  <w:comment w:id="41" w:author="SEAD" w:date="2019-12-09T15:14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531BF">
        <w:rPr>
          <w:color w:val="FF0000"/>
        </w:rPr>
        <w:t xml:space="preserve">Online: </w:t>
      </w:r>
      <w:r w:rsidRPr="005531BF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531BF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531BF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531BF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531BF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531BF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531BF">
        <w:rPr>
          <w:rStyle w:val="hljs-value"/>
          <w:rFonts w:ascii="Courier New" w:hAnsi="Courier New" w:cs="Courier New"/>
          <w:color w:val="FF0000"/>
          <w:sz w:val="27"/>
          <w:szCs w:val="27"/>
        </w:rPr>
        <w:t>fade-left</w:t>
      </w:r>
      <w:proofErr w:type="spellEnd"/>
      <w:r w:rsidRPr="005531BF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531BF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531BF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531BF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45" w:author="Designer Instrucional" w:date="2019-12-10T10:25:00Z" w:initials="DI">
    <w:p w:rsidR="00D829A2" w:rsidRPr="00D86963" w:rsidRDefault="00D829A2" w:rsidP="00D829A2">
      <w:pPr>
        <w:pStyle w:val="Ttulo2"/>
        <w:shd w:val="clear" w:color="auto" w:fill="FFFFFF"/>
        <w:rPr>
          <w:caps/>
          <w:color w:val="FF0000"/>
        </w:rPr>
      </w:pPr>
      <w:r>
        <w:rPr>
          <w:rStyle w:val="Refdecomentrio"/>
        </w:rPr>
        <w:annotationRef/>
      </w:r>
      <w:r>
        <w:t xml:space="preserve"> </w:t>
      </w:r>
      <w:r w:rsidRPr="00D86963">
        <w:rPr>
          <w:color w:val="FF0000"/>
        </w:rPr>
        <w:t xml:space="preserve">: </w:t>
      </w:r>
      <w:proofErr w:type="gramStart"/>
      <w:r w:rsidRPr="00D86963">
        <w:rPr>
          <w:caps/>
          <w:color w:val="FF0000"/>
        </w:rPr>
        <w:t>4.3 - JESUS</w:t>
      </w:r>
      <w:proofErr w:type="gramEnd"/>
      <w:r w:rsidRPr="00D86963">
        <w:rPr>
          <w:caps/>
          <w:color w:val="FF0000"/>
        </w:rPr>
        <w:t xml:space="preserve"> SLIDER BOTÃO NUMERADO</w:t>
      </w:r>
      <w:r>
        <w:rPr>
          <w:caps/>
          <w:color w:val="FF0000"/>
        </w:rPr>
        <w:t xml:space="preserve"> em circulos</w:t>
      </w:r>
    </w:p>
    <w:p w:rsidR="00D829A2" w:rsidRDefault="00D829A2">
      <w:pPr>
        <w:pStyle w:val="Textodecomentrio"/>
      </w:pPr>
    </w:p>
  </w:comment>
  <w:comment w:id="50" w:author="SEAD" w:date="2019-12-10T10:33:00Z" w:initials="S">
    <w:p w:rsidR="00D829A2" w:rsidRPr="00D86963" w:rsidRDefault="00D829A2" w:rsidP="00D829A2">
      <w:pPr>
        <w:pStyle w:val="Ttulo2"/>
        <w:shd w:val="clear" w:color="auto" w:fill="FFFFFF"/>
      </w:pPr>
      <w:r>
        <w:rPr>
          <w:rStyle w:val="Refdecomentrio"/>
        </w:rPr>
        <w:annotationRef/>
      </w:r>
      <w:r w:rsidRPr="00D86963">
        <w:rPr>
          <w:color w:val="FF0000"/>
        </w:rPr>
        <w:t xml:space="preserve">Online: </w:t>
      </w:r>
      <w:r>
        <w:rPr>
          <w:noProof/>
          <w:lang w:eastAsia="pt-BR"/>
        </w:rPr>
        <w:t>Progress Bar</w:t>
      </w:r>
    </w:p>
    <w:p w:rsidR="00D829A2" w:rsidRDefault="00D829A2">
      <w:pPr>
        <w:pStyle w:val="Textodecomentrio"/>
      </w:pPr>
    </w:p>
  </w:comment>
  <w:comment w:id="55" w:author="Carine B" w:date="2019-11-07T15:10:00Z" w:initials="CB">
    <w:p w:rsidR="00D829A2" w:rsidRPr="00D829A2" w:rsidRDefault="00D829A2" w:rsidP="00E85F48">
      <w:pPr>
        <w:spacing w:after="0" w:line="360" w:lineRule="auto"/>
        <w:ind w:right="4" w:firstLine="850"/>
        <w:rPr>
          <w:rStyle w:val="Hyperlink"/>
          <w:lang w:val="en-US"/>
        </w:rPr>
      </w:pPr>
      <w:r>
        <w:rPr>
          <w:rStyle w:val="Refdecomentrio"/>
        </w:rPr>
        <w:annotationRef/>
      </w:r>
      <w:r w:rsidRPr="00D829A2">
        <w:rPr>
          <w:rStyle w:val="Hyperlink"/>
          <w:lang w:val="en-US"/>
        </w:rPr>
        <w:t xml:space="preserve">DG: </w:t>
      </w:r>
    </w:p>
    <w:p w:rsidR="00D829A2" w:rsidRPr="00D829A2" w:rsidRDefault="00D829A2" w:rsidP="00E85F48">
      <w:pPr>
        <w:spacing w:after="0" w:line="360" w:lineRule="auto"/>
        <w:ind w:right="4" w:firstLine="850"/>
        <w:rPr>
          <w:rStyle w:val="Hyperlink"/>
          <w:lang w:val="en-US"/>
        </w:rPr>
      </w:pPr>
      <w:hyperlink r:id="rId4" w:history="1">
        <w:r w:rsidRPr="00D829A2">
          <w:rPr>
            <w:rStyle w:val="Hyperlink"/>
            <w:lang w:val="en-US"/>
          </w:rPr>
          <w:t>https://www.shutterstock.com/pt/image-photo/stakeholder-sign-businesspeople-icon-network-on-292581575</w:t>
        </w:r>
      </w:hyperlink>
    </w:p>
    <w:p w:rsidR="00D829A2" w:rsidRPr="00D829A2" w:rsidRDefault="00D829A2" w:rsidP="00E85F48">
      <w:pPr>
        <w:spacing w:after="0" w:line="360" w:lineRule="auto"/>
        <w:ind w:right="4" w:firstLine="850"/>
        <w:rPr>
          <w:rStyle w:val="Hyperlink"/>
          <w:lang w:val="en-US"/>
        </w:rPr>
      </w:pPr>
    </w:p>
    <w:p w:rsidR="00D829A2" w:rsidRDefault="00D829A2" w:rsidP="00E85F48">
      <w:pPr>
        <w:spacing w:after="0" w:line="360" w:lineRule="auto"/>
        <w:ind w:right="4" w:firstLine="850"/>
        <w:rPr>
          <w:rStyle w:val="Hyperlink"/>
          <w:color w:val="auto"/>
        </w:rPr>
      </w:pPr>
      <w:proofErr w:type="gramStart"/>
      <w:r>
        <w:rPr>
          <w:rStyle w:val="Hyperlink"/>
          <w:color w:val="auto"/>
        </w:rPr>
        <w:t>P</w:t>
      </w:r>
      <w:r w:rsidRPr="004546A3">
        <w:rPr>
          <w:rStyle w:val="Hyperlink"/>
          <w:color w:val="auto"/>
        </w:rPr>
        <w:t>or favor</w:t>
      </w:r>
      <w:proofErr w:type="gramEnd"/>
      <w:r w:rsidRPr="004546A3">
        <w:rPr>
          <w:rStyle w:val="Hyperlink"/>
          <w:color w:val="auto"/>
        </w:rPr>
        <w:t xml:space="preserve"> refazer a imagem, inserindo em cada nódulo as seguintes informações:</w:t>
      </w:r>
    </w:p>
    <w:p w:rsidR="00D829A2" w:rsidRPr="004546A3" w:rsidRDefault="00D829A2" w:rsidP="00E85F48">
      <w:pPr>
        <w:spacing w:after="0" w:line="360" w:lineRule="auto"/>
        <w:ind w:right="4" w:firstLine="850"/>
        <w:rPr>
          <w:rStyle w:val="Hyperlink"/>
          <w:color w:val="auto"/>
        </w:rPr>
      </w:pPr>
    </w:p>
    <w:p w:rsidR="00D829A2" w:rsidRDefault="00D829A2" w:rsidP="00E85F48">
      <w:pPr>
        <w:spacing w:after="0" w:line="360" w:lineRule="auto"/>
        <w:ind w:right="4" w:firstLine="850"/>
        <w:rPr>
          <w:rStyle w:val="Hyperlink"/>
          <w:color w:val="auto"/>
        </w:rPr>
      </w:pPr>
      <w:proofErr w:type="gramStart"/>
      <w:r>
        <w:rPr>
          <w:rStyle w:val="Hyperlink"/>
          <w:color w:val="auto"/>
        </w:rPr>
        <w:t>no</w:t>
      </w:r>
      <w:proofErr w:type="gramEnd"/>
      <w:r>
        <w:rPr>
          <w:rStyle w:val="Hyperlink"/>
          <w:color w:val="auto"/>
        </w:rPr>
        <w:t xml:space="preserve"> centro: </w:t>
      </w:r>
      <w:proofErr w:type="spellStart"/>
      <w:r>
        <w:rPr>
          <w:rStyle w:val="Hyperlink"/>
          <w:color w:val="auto"/>
        </w:rPr>
        <w:t>s</w:t>
      </w:r>
      <w:r w:rsidRPr="004546A3">
        <w:rPr>
          <w:rStyle w:val="Hyperlink"/>
          <w:color w:val="auto"/>
        </w:rPr>
        <w:t>takeholder</w:t>
      </w:r>
      <w:proofErr w:type="spellEnd"/>
    </w:p>
    <w:p w:rsidR="00D829A2" w:rsidRPr="004546A3" w:rsidRDefault="00D829A2" w:rsidP="00E85F48">
      <w:pPr>
        <w:spacing w:after="0" w:line="360" w:lineRule="auto"/>
        <w:ind w:right="4" w:firstLine="850"/>
        <w:rPr>
          <w:rStyle w:val="Hyperlink"/>
          <w:color w:val="auto"/>
        </w:rPr>
      </w:pPr>
    </w:p>
    <w:p w:rsidR="00D829A2" w:rsidRDefault="00D829A2" w:rsidP="00E85F48">
      <w:pPr>
        <w:spacing w:after="0" w:line="360" w:lineRule="auto"/>
        <w:ind w:right="4" w:firstLine="850"/>
        <w:rPr>
          <w:rStyle w:val="Hyperlink"/>
          <w:color w:val="auto"/>
        </w:rPr>
      </w:pPr>
      <w:proofErr w:type="gramStart"/>
      <w:r w:rsidRPr="004546A3">
        <w:rPr>
          <w:rStyle w:val="Hyperlink"/>
          <w:color w:val="auto"/>
        </w:rPr>
        <w:t>ao</w:t>
      </w:r>
      <w:proofErr w:type="gramEnd"/>
      <w:r w:rsidRPr="004546A3">
        <w:rPr>
          <w:rStyle w:val="Hyperlink"/>
          <w:color w:val="auto"/>
        </w:rPr>
        <w:t xml:space="preserve"> redor: 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SENASP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Ministérios</w:t>
      </w:r>
    </w:p>
    <w:p w:rsidR="00D829A2" w:rsidRDefault="00D829A2" w:rsidP="004546A3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Secretarias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Ouvidorias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Corregedorias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Cidadãos 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Policiais</w:t>
      </w:r>
    </w:p>
    <w:p w:rsidR="00D829A2" w:rsidRDefault="00D829A2" w:rsidP="00E85F48">
      <w:pPr>
        <w:spacing w:after="0" w:line="360" w:lineRule="auto"/>
        <w:ind w:right="4" w:firstLine="8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Formuladores de políticas públicas</w:t>
      </w:r>
    </w:p>
    <w:p w:rsidR="00D829A2" w:rsidRPr="00013478" w:rsidRDefault="00D829A2" w:rsidP="00E85F48">
      <w:pPr>
        <w:spacing w:after="0" w:line="360" w:lineRule="auto"/>
        <w:ind w:right="4" w:firstLine="850"/>
      </w:pPr>
      <w:r>
        <w:rPr>
          <w:rFonts w:ascii="Arial" w:hAnsi="Arial" w:cs="Arial"/>
          <w:sz w:val="24"/>
          <w:szCs w:val="24"/>
        </w:rPr>
        <w:t xml:space="preserve">Mídias </w:t>
      </w:r>
    </w:p>
    <w:p w:rsidR="00D829A2" w:rsidRPr="00013478" w:rsidRDefault="00D829A2" w:rsidP="00E85F48">
      <w:pPr>
        <w:pStyle w:val="Textodecomentrio"/>
      </w:pPr>
    </w:p>
  </w:comment>
  <w:comment w:id="56" w:author="SEAD" w:date="2019-12-09T15:22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40831">
        <w:rPr>
          <w:color w:val="FF0000"/>
        </w:rPr>
        <w:t>Online: Composição</w:t>
      </w:r>
    </w:p>
  </w:comment>
  <w:comment w:id="60" w:author="Designer Instrucional" w:date="2019-12-10T10:32:00Z" w:initials="DI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Jonas, </w:t>
      </w:r>
      <w:proofErr w:type="spellStart"/>
      <w:proofErr w:type="gramStart"/>
      <w:r>
        <w:t>salésio</w:t>
      </w:r>
      <w:proofErr w:type="spellEnd"/>
      <w:r>
        <w:t>...</w:t>
      </w:r>
      <w:proofErr w:type="gramEnd"/>
      <w:r>
        <w:t xml:space="preserve">estou em casa e sem acesso ao cardápio. Por favor, falem comigo que indico o recurso para </w:t>
      </w:r>
      <w:proofErr w:type="gramStart"/>
      <w:r>
        <w:t>este...</w:t>
      </w:r>
      <w:proofErr w:type="gramEnd"/>
      <w:r>
        <w:t>não me recordo o nome!!!</w:t>
      </w:r>
    </w:p>
  </w:comment>
  <w:comment w:id="69" w:author="Dirce Rafaelli" w:date="2019-12-02T09:51:00Z" w:initials="DR">
    <w:p w:rsidR="00D829A2" w:rsidRDefault="00D829A2" w:rsidP="007A79DD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DG, imagem em: </w:t>
      </w:r>
      <w:hyperlink r:id="rId5" w:history="1">
        <w:r w:rsidRPr="00AC278F">
          <w:rPr>
            <w:rStyle w:val="Hyperlink"/>
          </w:rPr>
          <w:t>https://image.shutterstock.com/image-vector/circular-infographic-design-template-icons-600w-1157084074.jpg</w:t>
        </w:r>
      </w:hyperlink>
    </w:p>
    <w:p w:rsidR="00D829A2" w:rsidRDefault="00D829A2" w:rsidP="007A79DD">
      <w:pPr>
        <w:pStyle w:val="Textodecomentrio"/>
      </w:pPr>
    </w:p>
    <w:p w:rsidR="00D829A2" w:rsidRDefault="00D829A2" w:rsidP="007A79DD">
      <w:pPr>
        <w:pStyle w:val="Textodecomentrio"/>
      </w:pPr>
      <w:r>
        <w:t>Por gentileza, inserir no centro do infográfico:</w:t>
      </w:r>
    </w:p>
    <w:p w:rsidR="00D829A2" w:rsidRDefault="00D829A2" w:rsidP="007A79DD">
      <w:pPr>
        <w:pStyle w:val="Textodecomentrio"/>
      </w:pPr>
      <w:r>
        <w:t xml:space="preserve">Produtores e usuários de informações </w:t>
      </w:r>
    </w:p>
    <w:p w:rsidR="00D829A2" w:rsidRDefault="00D829A2" w:rsidP="007A79DD">
      <w:pPr>
        <w:pStyle w:val="Textodecomentrio"/>
      </w:pPr>
    </w:p>
    <w:p w:rsidR="00D829A2" w:rsidRDefault="00D829A2" w:rsidP="007A79DD">
      <w:pPr>
        <w:pStyle w:val="Textodecomentrio"/>
      </w:pPr>
      <w:r>
        <w:t>Em cada item, com ícone representando cada setor com a respectiva descrição:</w:t>
      </w:r>
    </w:p>
    <w:p w:rsidR="00D829A2" w:rsidRDefault="00D829A2" w:rsidP="007A79DD">
      <w:pPr>
        <w:pStyle w:val="Textodecomentrio"/>
      </w:pPr>
    </w:p>
    <w:p w:rsidR="00D829A2" w:rsidRDefault="00D829A2" w:rsidP="007A79DD">
      <w:pPr>
        <w:numPr>
          <w:ilvl w:val="0"/>
          <w:numId w:val="5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 w:rsidRPr="00013478">
        <w:rPr>
          <w:rFonts w:ascii="Arial" w:hAnsi="Arial" w:cs="Arial"/>
          <w:b/>
          <w:sz w:val="24"/>
          <w:szCs w:val="24"/>
        </w:rPr>
        <w:t>Secretaria Nacional de Segurança Pública</w:t>
      </w:r>
      <w:r>
        <w:rPr>
          <w:rFonts w:ascii="Arial" w:hAnsi="Arial" w:cs="Arial"/>
          <w:b/>
          <w:sz w:val="24"/>
          <w:szCs w:val="24"/>
        </w:rPr>
        <w:t xml:space="preserve"> (SENASP)</w:t>
      </w:r>
      <w:r w:rsidRPr="001F13BD">
        <w:rPr>
          <w:rFonts w:ascii="Arial" w:hAnsi="Arial" w:cs="Arial"/>
          <w:sz w:val="24"/>
          <w:szCs w:val="24"/>
        </w:rPr>
        <w:t>: acompanhamento da implantação das políticas estaduais de segurança pública</w:t>
      </w:r>
      <w:r>
        <w:rPr>
          <w:rFonts w:ascii="Arial" w:hAnsi="Arial" w:cs="Arial"/>
          <w:sz w:val="24"/>
          <w:szCs w:val="24"/>
        </w:rPr>
        <w:t xml:space="preserve"> e</w:t>
      </w:r>
      <w:r w:rsidRPr="001F13B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</w:t>
      </w:r>
      <w:r w:rsidRPr="001F13BD">
        <w:rPr>
          <w:rFonts w:ascii="Arial" w:hAnsi="Arial" w:cs="Arial"/>
          <w:sz w:val="24"/>
          <w:szCs w:val="24"/>
        </w:rPr>
        <w:t>sistema pris</w:t>
      </w:r>
      <w:r>
        <w:rPr>
          <w:rFonts w:ascii="Arial" w:hAnsi="Arial" w:cs="Arial"/>
          <w:sz w:val="24"/>
          <w:szCs w:val="24"/>
        </w:rPr>
        <w:t>ional de políticas sobre drogas.</w:t>
      </w:r>
    </w:p>
    <w:p w:rsidR="00D829A2" w:rsidRDefault="00D829A2" w:rsidP="007A79DD">
      <w:pPr>
        <w:numPr>
          <w:ilvl w:val="0"/>
          <w:numId w:val="5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Outros ministérios e outras s</w:t>
      </w:r>
      <w:r w:rsidRPr="00013478">
        <w:rPr>
          <w:rFonts w:ascii="Arial" w:hAnsi="Arial" w:cs="Arial"/>
          <w:b/>
          <w:sz w:val="24"/>
          <w:szCs w:val="24"/>
        </w:rPr>
        <w:t>ecretarias</w:t>
      </w:r>
      <w:r w:rsidRPr="001F13BD">
        <w:rPr>
          <w:rFonts w:ascii="Arial" w:hAnsi="Arial" w:cs="Arial"/>
          <w:sz w:val="24"/>
          <w:szCs w:val="24"/>
        </w:rPr>
        <w:t>:</w:t>
      </w:r>
      <w:proofErr w:type="gramStart"/>
      <w:r w:rsidRPr="001F13BD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1F13BD">
        <w:rPr>
          <w:rFonts w:ascii="Arial" w:hAnsi="Arial" w:cs="Arial"/>
          <w:sz w:val="24"/>
          <w:szCs w:val="24"/>
        </w:rPr>
        <w:t xml:space="preserve">planejamento e acompanhamento </w:t>
      </w:r>
      <w:r>
        <w:rPr>
          <w:rFonts w:ascii="Arial" w:hAnsi="Arial" w:cs="Arial"/>
          <w:sz w:val="24"/>
          <w:szCs w:val="24"/>
        </w:rPr>
        <w:t>de</w:t>
      </w:r>
      <w:r w:rsidRPr="001F13BD">
        <w:rPr>
          <w:rFonts w:ascii="Arial" w:hAnsi="Arial" w:cs="Arial"/>
          <w:sz w:val="24"/>
          <w:szCs w:val="24"/>
        </w:rPr>
        <w:t xml:space="preserve"> áreas específicas</w:t>
      </w:r>
      <w:r>
        <w:rPr>
          <w:rFonts w:ascii="Arial" w:hAnsi="Arial" w:cs="Arial"/>
          <w:sz w:val="24"/>
          <w:szCs w:val="24"/>
        </w:rPr>
        <w:t xml:space="preserve">, como: </w:t>
      </w:r>
      <w:r w:rsidRPr="001F13BD">
        <w:rPr>
          <w:rFonts w:ascii="Arial" w:hAnsi="Arial" w:cs="Arial"/>
          <w:sz w:val="24"/>
          <w:szCs w:val="24"/>
        </w:rPr>
        <w:t>Ministério do Desenvolvimento Regional, Ministério da Cidadania, Ministério da Saúde, Ministério da Educação, Ministério da Mulher, da F</w:t>
      </w:r>
      <w:r>
        <w:rPr>
          <w:rFonts w:ascii="Arial" w:hAnsi="Arial" w:cs="Arial"/>
          <w:sz w:val="24"/>
          <w:szCs w:val="24"/>
        </w:rPr>
        <w:t>amília e dos Direitos Humanos</w:t>
      </w:r>
      <w:r w:rsidRPr="001F13BD">
        <w:rPr>
          <w:rFonts w:ascii="Arial" w:hAnsi="Arial" w:cs="Arial"/>
          <w:sz w:val="24"/>
          <w:szCs w:val="24"/>
        </w:rPr>
        <w:t>.</w:t>
      </w:r>
    </w:p>
    <w:p w:rsidR="00D829A2" w:rsidRPr="001F13BD" w:rsidRDefault="00D829A2" w:rsidP="007A79DD">
      <w:pPr>
        <w:numPr>
          <w:ilvl w:val="0"/>
          <w:numId w:val="5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Secretarias estaduais de segurança pública, justiça e direitos h</w:t>
      </w:r>
      <w:r w:rsidRPr="00013478">
        <w:rPr>
          <w:rFonts w:ascii="Arial" w:hAnsi="Arial" w:cs="Arial"/>
          <w:b/>
          <w:sz w:val="24"/>
          <w:szCs w:val="24"/>
        </w:rPr>
        <w:t>umanos ou equivalentes</w:t>
      </w:r>
      <w:r w:rsidRPr="001F13BD">
        <w:rPr>
          <w:rFonts w:ascii="Arial" w:hAnsi="Arial" w:cs="Arial"/>
          <w:sz w:val="24"/>
          <w:szCs w:val="24"/>
        </w:rPr>
        <w:t>: diagnósticos para o planejamento de políticas estaduais de segurança pública.</w:t>
      </w:r>
    </w:p>
    <w:p w:rsidR="00D829A2" w:rsidRDefault="00D829A2" w:rsidP="007A79DD">
      <w:pPr>
        <w:numPr>
          <w:ilvl w:val="0"/>
          <w:numId w:val="5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Organizações policiais e guardas m</w:t>
      </w:r>
      <w:r w:rsidRPr="00013478">
        <w:rPr>
          <w:rFonts w:ascii="Arial" w:hAnsi="Arial" w:cs="Arial"/>
          <w:b/>
          <w:sz w:val="24"/>
          <w:szCs w:val="24"/>
        </w:rPr>
        <w:t>unicipais:</w:t>
      </w:r>
      <w:r w:rsidRPr="001F13BD">
        <w:rPr>
          <w:rFonts w:ascii="Arial" w:hAnsi="Arial" w:cs="Arial"/>
          <w:sz w:val="24"/>
          <w:szCs w:val="24"/>
        </w:rPr>
        <w:t xml:space="preserve"> processo de planejamento e implantação das ações policiais e de defesa social.</w:t>
      </w:r>
    </w:p>
    <w:p w:rsidR="00D829A2" w:rsidRPr="001F13BD" w:rsidRDefault="00D829A2" w:rsidP="007A79DD">
      <w:pPr>
        <w:numPr>
          <w:ilvl w:val="0"/>
          <w:numId w:val="5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Ouvidorias e c</w:t>
      </w:r>
      <w:r w:rsidRPr="00013478">
        <w:rPr>
          <w:rFonts w:ascii="Arial" w:hAnsi="Arial" w:cs="Arial"/>
          <w:b/>
          <w:sz w:val="24"/>
          <w:szCs w:val="24"/>
        </w:rPr>
        <w:t>orregedorias</w:t>
      </w:r>
      <w:r w:rsidRPr="001F13BD">
        <w:rPr>
          <w:rFonts w:ascii="Arial" w:hAnsi="Arial" w:cs="Arial"/>
          <w:sz w:val="24"/>
          <w:szCs w:val="24"/>
        </w:rPr>
        <w:t>: qualificação das iniciativas de controle dos órgãos policiais.</w:t>
      </w:r>
    </w:p>
    <w:p w:rsidR="00D829A2" w:rsidRPr="001F13BD" w:rsidRDefault="00D829A2" w:rsidP="007A79DD">
      <w:pPr>
        <w:numPr>
          <w:ilvl w:val="0"/>
          <w:numId w:val="5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Universidades, institutos e c</w:t>
      </w:r>
      <w:r w:rsidRPr="00013478">
        <w:rPr>
          <w:rFonts w:ascii="Arial" w:hAnsi="Arial" w:cs="Arial"/>
          <w:b/>
          <w:sz w:val="24"/>
          <w:szCs w:val="24"/>
        </w:rPr>
        <w:t xml:space="preserve">entros de </w:t>
      </w:r>
      <w:r>
        <w:rPr>
          <w:rFonts w:ascii="Arial" w:hAnsi="Arial" w:cs="Arial"/>
          <w:b/>
          <w:sz w:val="24"/>
          <w:szCs w:val="24"/>
        </w:rPr>
        <w:t>pesquisa na área de segurança p</w:t>
      </w:r>
      <w:r w:rsidRPr="00013478">
        <w:rPr>
          <w:rFonts w:ascii="Arial" w:hAnsi="Arial" w:cs="Arial"/>
          <w:b/>
          <w:sz w:val="24"/>
          <w:szCs w:val="24"/>
        </w:rPr>
        <w:t>ública</w:t>
      </w:r>
      <w:r w:rsidRPr="001F13BD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incrementar </w:t>
      </w:r>
      <w:r w:rsidRPr="001F13BD">
        <w:rPr>
          <w:rFonts w:ascii="Arial" w:hAnsi="Arial" w:cs="Arial"/>
          <w:sz w:val="24"/>
          <w:szCs w:val="24"/>
        </w:rPr>
        <w:t>pesquisas desenvolvidas na área de segurança pública.</w:t>
      </w:r>
    </w:p>
    <w:p w:rsidR="00D829A2" w:rsidRPr="001F13BD" w:rsidRDefault="00D829A2" w:rsidP="007A79DD">
      <w:pPr>
        <w:numPr>
          <w:ilvl w:val="0"/>
          <w:numId w:val="5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r w:rsidRPr="00013478">
        <w:rPr>
          <w:rFonts w:ascii="Arial" w:hAnsi="Arial" w:cs="Arial"/>
          <w:b/>
          <w:sz w:val="24"/>
          <w:szCs w:val="24"/>
        </w:rPr>
        <w:t>Sistema Penitenciário</w:t>
      </w:r>
      <w:r w:rsidRPr="001F13BD">
        <w:rPr>
          <w:rFonts w:ascii="Arial" w:hAnsi="Arial" w:cs="Arial"/>
          <w:sz w:val="24"/>
          <w:szCs w:val="24"/>
        </w:rPr>
        <w:t>: processo de planejamento e implantação das ações na área do sistema penitenciário.</w:t>
      </w:r>
    </w:p>
    <w:p w:rsidR="00D829A2" w:rsidRPr="001F13BD" w:rsidRDefault="00D829A2" w:rsidP="007A79DD">
      <w:pPr>
        <w:numPr>
          <w:ilvl w:val="0"/>
          <w:numId w:val="5"/>
        </w:numPr>
        <w:spacing w:after="0" w:line="360" w:lineRule="auto"/>
        <w:ind w:left="0" w:right="4"/>
        <w:contextualSpacing/>
        <w:jc w:val="both"/>
        <w:rPr>
          <w:rFonts w:ascii="Arial" w:hAnsi="Arial" w:cs="Arial"/>
          <w:sz w:val="24"/>
          <w:szCs w:val="24"/>
        </w:rPr>
      </w:pPr>
      <w:r w:rsidRPr="00013478">
        <w:rPr>
          <w:rFonts w:ascii="Arial" w:hAnsi="Arial" w:cs="Arial"/>
          <w:b/>
          <w:sz w:val="24"/>
          <w:szCs w:val="24"/>
        </w:rPr>
        <w:t>Poder Judiciário e Ministério Público</w:t>
      </w:r>
      <w:r>
        <w:rPr>
          <w:rFonts w:ascii="Arial" w:hAnsi="Arial" w:cs="Arial"/>
          <w:b/>
          <w:sz w:val="24"/>
          <w:szCs w:val="24"/>
        </w:rPr>
        <w:t>:</w:t>
      </w:r>
      <w:r w:rsidRPr="001F13BD">
        <w:rPr>
          <w:rFonts w:ascii="Arial" w:hAnsi="Arial" w:cs="Arial"/>
          <w:sz w:val="24"/>
          <w:szCs w:val="24"/>
        </w:rPr>
        <w:t xml:space="preserve"> informações </w:t>
      </w:r>
      <w:r>
        <w:rPr>
          <w:rFonts w:ascii="Arial" w:hAnsi="Arial" w:cs="Arial"/>
          <w:sz w:val="24"/>
          <w:szCs w:val="24"/>
        </w:rPr>
        <w:t>n</w:t>
      </w:r>
      <w:r w:rsidRPr="001F13BD">
        <w:rPr>
          <w:rFonts w:ascii="Arial" w:hAnsi="Arial" w:cs="Arial"/>
          <w:sz w:val="24"/>
          <w:szCs w:val="24"/>
        </w:rPr>
        <w:t xml:space="preserve">o monitoramento e avaliação do fluxo de justiça criminal e construção de indicadores da </w:t>
      </w:r>
      <w:proofErr w:type="gramStart"/>
      <w:r w:rsidRPr="001F13BD">
        <w:rPr>
          <w:rFonts w:ascii="Arial" w:hAnsi="Arial" w:cs="Arial"/>
          <w:sz w:val="24"/>
          <w:szCs w:val="24"/>
        </w:rPr>
        <w:t>performance</w:t>
      </w:r>
      <w:proofErr w:type="gramEnd"/>
      <w:r w:rsidRPr="001F13BD">
        <w:rPr>
          <w:rFonts w:ascii="Arial" w:hAnsi="Arial" w:cs="Arial"/>
          <w:sz w:val="24"/>
          <w:szCs w:val="24"/>
        </w:rPr>
        <w:t xml:space="preserve"> policial.</w:t>
      </w:r>
    </w:p>
    <w:p w:rsidR="00D829A2" w:rsidRPr="00540831" w:rsidRDefault="00D829A2" w:rsidP="007A79DD">
      <w:pPr>
        <w:numPr>
          <w:ilvl w:val="0"/>
          <w:numId w:val="5"/>
        </w:numPr>
        <w:spacing w:after="0" w:line="360" w:lineRule="auto"/>
        <w:ind w:left="0" w:right="11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Sociedade c</w:t>
      </w:r>
      <w:r w:rsidRPr="00013478">
        <w:rPr>
          <w:rFonts w:ascii="Arial" w:hAnsi="Arial" w:cs="Arial"/>
          <w:b/>
          <w:sz w:val="24"/>
          <w:szCs w:val="24"/>
        </w:rPr>
        <w:t>ivil</w:t>
      </w:r>
      <w:r w:rsidRPr="001F13BD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visa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 w:rsidRPr="001F13BD">
        <w:rPr>
          <w:rFonts w:ascii="Arial" w:hAnsi="Arial" w:cs="Arial"/>
          <w:sz w:val="24"/>
          <w:szCs w:val="24"/>
        </w:rPr>
        <w:t xml:space="preserve"> participação nos debates </w:t>
      </w:r>
      <w:r>
        <w:rPr>
          <w:rFonts w:ascii="Arial" w:hAnsi="Arial" w:cs="Arial"/>
          <w:sz w:val="24"/>
          <w:szCs w:val="24"/>
        </w:rPr>
        <w:t xml:space="preserve">sobre </w:t>
      </w:r>
      <w:r w:rsidRPr="001F13BD">
        <w:rPr>
          <w:rFonts w:ascii="Arial" w:hAnsi="Arial" w:cs="Arial"/>
          <w:sz w:val="24"/>
          <w:szCs w:val="24"/>
        </w:rPr>
        <w:t>o planejamento e implantação das políticas de segurança pública.</w:t>
      </w:r>
    </w:p>
    <w:p w:rsidR="00D829A2" w:rsidRDefault="00D829A2" w:rsidP="007A79DD">
      <w:pPr>
        <w:pStyle w:val="Textodecomentrio"/>
      </w:pPr>
    </w:p>
  </w:comment>
  <w:comment w:id="70" w:author="SEAD" w:date="2019-12-09T15:39:00Z" w:initials="S">
    <w:p w:rsidR="00D829A2" w:rsidRPr="00D829A2" w:rsidRDefault="00D829A2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D829A2">
        <w:rPr>
          <w:color w:val="FF0000"/>
          <w:lang w:val="en-US"/>
        </w:rPr>
        <w:t>Online: Split List</w:t>
      </w:r>
    </w:p>
  </w:comment>
  <w:comment w:id="84" w:author="Carine B" w:date="2019-11-07T15:11:00Z" w:initials="CB">
    <w:p w:rsidR="00D829A2" w:rsidRPr="00D829A2" w:rsidRDefault="00D829A2" w:rsidP="001C61C0">
      <w:pPr>
        <w:spacing w:after="0" w:line="360" w:lineRule="auto"/>
        <w:ind w:left="845" w:right="4"/>
        <w:jc w:val="both"/>
        <w:rPr>
          <w:lang w:val="en-US"/>
        </w:rPr>
      </w:pPr>
      <w:r>
        <w:rPr>
          <w:rStyle w:val="Refdecomentrio"/>
        </w:rPr>
        <w:annotationRef/>
      </w:r>
      <w:hyperlink r:id="rId6" w:history="1">
        <w:r w:rsidRPr="00D829A2">
          <w:rPr>
            <w:rStyle w:val="Hyperlink"/>
            <w:lang w:val="en-US"/>
          </w:rPr>
          <w:t>https://www.shutterstock.com/pt/image-photo/searching-data-internet-229696729</w:t>
        </w:r>
      </w:hyperlink>
    </w:p>
    <w:p w:rsidR="00D829A2" w:rsidRDefault="00D829A2">
      <w:pPr>
        <w:pStyle w:val="Textodecomentrio"/>
      </w:pPr>
      <w:r>
        <w:t xml:space="preserve">Por gentileza, inserir o logo do </w:t>
      </w:r>
      <w:proofErr w:type="spellStart"/>
      <w:r>
        <w:t>sinesp</w:t>
      </w:r>
      <w:proofErr w:type="spellEnd"/>
      <w:r>
        <w:t xml:space="preserve"> integração na imagem, local de origem: </w:t>
      </w:r>
      <w:hyperlink r:id="rId7" w:history="1">
        <w:r w:rsidRPr="00AC278F">
          <w:rPr>
            <w:rStyle w:val="Hyperlink"/>
          </w:rPr>
          <w:t>https://image.winudf.com/v2/image/aHR0cHNzaXRlcy5nb29nbGUuY29tYWJldGFuaW5ib3lkZXNlbnZvbHZpbWVudG8uY29tLnNpbmVzcF9zY3JlZW5fMV8xNTI3ODkyNTgwXzAwNw/screen-1.jpg?fakeurl=1&amp;type=.jpg</w:t>
        </w:r>
      </w:hyperlink>
    </w:p>
    <w:p w:rsidR="00D829A2" w:rsidRDefault="00D829A2">
      <w:pPr>
        <w:pStyle w:val="Textodecomentrio"/>
      </w:pPr>
    </w:p>
  </w:comment>
  <w:comment w:id="85" w:author="SEAD" w:date="2019-12-09T15:40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40831">
        <w:rPr>
          <w:color w:val="FF0000"/>
        </w:rPr>
        <w:t xml:space="preserve">Online: </w:t>
      </w:r>
      <w:r w:rsidRPr="00540831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40831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40831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40831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40831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40831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40831">
        <w:rPr>
          <w:rStyle w:val="hljs-value"/>
          <w:rFonts w:ascii="Courier New" w:hAnsi="Courier New" w:cs="Courier New"/>
          <w:color w:val="FF0000"/>
          <w:sz w:val="27"/>
          <w:szCs w:val="27"/>
        </w:rPr>
        <w:t>flip-right</w:t>
      </w:r>
      <w:proofErr w:type="spellEnd"/>
      <w:r w:rsidRPr="00540831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40831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40831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40831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104" w:author="Carine" w:date="2019-11-17T08:04:00Z" w:initials="C">
    <w:p w:rsidR="00D829A2" w:rsidRPr="00BA24D0" w:rsidRDefault="00D829A2">
      <w:pPr>
        <w:pStyle w:val="Textodecomentrio"/>
      </w:pPr>
      <w:r>
        <w:rPr>
          <w:rStyle w:val="Refdecomentrio"/>
        </w:rPr>
        <w:annotationRef/>
      </w:r>
      <w:r>
        <w:t xml:space="preserve">DG: inserir mais a imagem do </w:t>
      </w:r>
      <w:r w:rsidRPr="001F13BD">
        <w:rPr>
          <w:rFonts w:ascii="Arial" w:hAnsi="Arial" w:cs="Arial"/>
          <w:b/>
          <w:sz w:val="24"/>
          <w:szCs w:val="24"/>
        </w:rPr>
        <w:t>SINESP Segurança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24D0">
        <w:t>e</w:t>
      </w:r>
    </w:p>
    <w:p w:rsidR="00D829A2" w:rsidRDefault="00D829A2">
      <w:pPr>
        <w:pStyle w:val="Textodecomentrio"/>
      </w:pPr>
      <w:r w:rsidRPr="001F13BD">
        <w:rPr>
          <w:rFonts w:ascii="Arial" w:hAnsi="Arial" w:cs="Arial"/>
          <w:b/>
          <w:sz w:val="24"/>
          <w:szCs w:val="24"/>
        </w:rPr>
        <w:t>Suporte SINESP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BA24D0">
        <w:t xml:space="preserve">no mesmo padrão de tamanho dos </w:t>
      </w:r>
      <w:proofErr w:type="gramStart"/>
      <w:r w:rsidRPr="00BA24D0">
        <w:t>demais</w:t>
      </w:r>
      <w:proofErr w:type="gramEnd"/>
      <w:r w:rsidRPr="00BA24D0">
        <w:t xml:space="preserve"> </w:t>
      </w:r>
    </w:p>
    <w:p w:rsidR="00D829A2" w:rsidRDefault="00D829A2">
      <w:pPr>
        <w:pStyle w:val="Textodecomentrio"/>
      </w:pPr>
    </w:p>
  </w:comment>
  <w:comment w:id="105" w:author="SEAD" w:date="2019-12-09T15:41:00Z" w:initials="S">
    <w:p w:rsidR="00D829A2" w:rsidRPr="00540831" w:rsidRDefault="00D829A2">
      <w:pPr>
        <w:pStyle w:val="Textodecomentrio"/>
        <w:rPr>
          <w:color w:val="FF0000"/>
        </w:rPr>
      </w:pPr>
      <w:r>
        <w:rPr>
          <w:rStyle w:val="Refdecomentrio"/>
        </w:rPr>
        <w:annotationRef/>
      </w:r>
      <w:r w:rsidRPr="00540831">
        <w:rPr>
          <w:color w:val="FF0000"/>
        </w:rPr>
        <w:t xml:space="preserve">Online: </w:t>
      </w:r>
      <w:proofErr w:type="spellStart"/>
      <w:r w:rsidRPr="00540831">
        <w:rPr>
          <w:color w:val="FF0000"/>
        </w:rPr>
        <w:t>Flip</w:t>
      </w:r>
      <w:proofErr w:type="spellEnd"/>
      <w:r w:rsidRPr="00540831">
        <w:rPr>
          <w:color w:val="FF0000"/>
        </w:rPr>
        <w:t xml:space="preserve"> </w:t>
      </w:r>
      <w:proofErr w:type="spellStart"/>
      <w:r w:rsidRPr="00540831">
        <w:rPr>
          <w:color w:val="FF0000"/>
        </w:rPr>
        <w:t>Card</w:t>
      </w:r>
      <w:proofErr w:type="spellEnd"/>
    </w:p>
    <w:p w:rsidR="00D829A2" w:rsidRPr="00540831" w:rsidRDefault="00D829A2">
      <w:pPr>
        <w:pStyle w:val="Textodecomentrio"/>
        <w:rPr>
          <w:color w:val="FF0000"/>
        </w:rPr>
      </w:pPr>
    </w:p>
    <w:p w:rsidR="00D829A2" w:rsidRDefault="00D829A2">
      <w:pPr>
        <w:pStyle w:val="Textodecomentrio"/>
      </w:pPr>
      <w:r w:rsidRPr="00540831">
        <w:rPr>
          <w:color w:val="FF0000"/>
        </w:rPr>
        <w:t xml:space="preserve">Escrever o título dos sistemas no verso do </w:t>
      </w:r>
      <w:proofErr w:type="spellStart"/>
      <w:r w:rsidRPr="00540831">
        <w:rPr>
          <w:color w:val="FF0000"/>
        </w:rPr>
        <w:t>card</w:t>
      </w:r>
      <w:proofErr w:type="spellEnd"/>
      <w:r w:rsidRPr="00540831">
        <w:rPr>
          <w:color w:val="FF0000"/>
        </w:rPr>
        <w:t xml:space="preserve"> com o ícone.</w:t>
      </w:r>
      <w:r>
        <w:rPr>
          <w:color w:val="FF0000"/>
        </w:rPr>
        <w:t xml:space="preserve"> Obrigado.</w:t>
      </w:r>
    </w:p>
  </w:comment>
  <w:comment w:id="109" w:author="Carine B" w:date="2019-11-07T15:29:00Z" w:initials="CB">
    <w:p w:rsidR="00D829A2" w:rsidRPr="00454FFF" w:rsidRDefault="00D829A2" w:rsidP="00AA5493">
      <w:pPr>
        <w:spacing w:after="0" w:line="360" w:lineRule="auto"/>
        <w:ind w:left="-15" w:right="11" w:firstLine="850"/>
        <w:jc w:val="center"/>
        <w:rPr>
          <w:rFonts w:ascii="Arial" w:hAnsi="Arial" w:cs="Arial"/>
          <w:sz w:val="24"/>
          <w:szCs w:val="24"/>
        </w:rPr>
      </w:pPr>
      <w:r>
        <w:rPr>
          <w:rStyle w:val="Refdecomentrio"/>
        </w:rPr>
        <w:annotationRef/>
      </w:r>
      <w:hyperlink r:id="rId8" w:history="1">
        <w:r>
          <w:rPr>
            <w:rStyle w:val="Hyperlink"/>
          </w:rPr>
          <w:t>https://www.shutterstock.com/pt/image-vector/map-brazil-polygonal-wire-frame-low-1257588736</w:t>
        </w:r>
      </w:hyperlink>
    </w:p>
    <w:p w:rsidR="00D829A2" w:rsidRDefault="00D829A2">
      <w:pPr>
        <w:pStyle w:val="Textodecomentrio"/>
      </w:pPr>
      <w:proofErr w:type="gramStart"/>
      <w:r>
        <w:t>Por favor</w:t>
      </w:r>
      <w:proofErr w:type="gramEnd"/>
      <w:r>
        <w:t xml:space="preserve"> retirar a palavra </w:t>
      </w:r>
      <w:proofErr w:type="spellStart"/>
      <w:r>
        <w:t>Brazil</w:t>
      </w:r>
      <w:proofErr w:type="spellEnd"/>
      <w:r>
        <w:t xml:space="preserve"> da imagem e compor a imagem do </w:t>
      </w:r>
      <w:proofErr w:type="spellStart"/>
      <w:r>
        <w:t>sinesp</w:t>
      </w:r>
      <w:proofErr w:type="spellEnd"/>
      <w:r>
        <w:t xml:space="preserve"> </w:t>
      </w:r>
      <w:proofErr w:type="spellStart"/>
      <w:r>
        <w:t>integraçao</w:t>
      </w:r>
      <w:proofErr w:type="spellEnd"/>
    </w:p>
  </w:comment>
  <w:comment w:id="111" w:author="SEAD" w:date="2019-12-09T15:43:00Z" w:initials="S">
    <w:p w:rsidR="00D829A2" w:rsidRPr="00540831" w:rsidRDefault="00D829A2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40831">
        <w:rPr>
          <w:lang w:val="en-US"/>
        </w:rPr>
        <w:t xml:space="preserve">Online: HIPERLINK </w:t>
      </w:r>
      <w:r w:rsidRPr="00540831">
        <w:rPr>
          <w:rFonts w:ascii="Arial" w:hAnsi="Arial" w:cs="Arial"/>
          <w:sz w:val="24"/>
          <w:szCs w:val="24"/>
          <w:lang w:val="en-US"/>
        </w:rPr>
        <w:t xml:space="preserve">&lt; </w:t>
      </w:r>
      <w:hyperlink r:id="rId9" w:history="1">
        <w:r w:rsidRPr="00540831">
          <w:rPr>
            <w:rStyle w:val="Hyperlink"/>
            <w:rFonts w:ascii="Arial" w:hAnsi="Arial" w:cs="Arial"/>
            <w:color w:val="FF0000"/>
            <w:sz w:val="24"/>
            <w:szCs w:val="24"/>
            <w:highlight w:val="yellow"/>
            <w:lang w:val="en-US"/>
          </w:rPr>
          <w:t>http://www.planalto.gov.br/ccivil_03/_ato2015-2018/2018/lei/L13675.htm</w:t>
        </w:r>
      </w:hyperlink>
      <w:r w:rsidRPr="00540831">
        <w:rPr>
          <w:rFonts w:ascii="Arial" w:hAnsi="Arial" w:cs="Arial"/>
          <w:sz w:val="24"/>
          <w:szCs w:val="24"/>
          <w:lang w:val="en-US"/>
        </w:rPr>
        <w:t>&gt;</w:t>
      </w:r>
    </w:p>
  </w:comment>
  <w:comment w:id="114" w:author="Designer Instrucional" w:date="2019-12-10T10:29:00Z" w:initials="DI">
    <w:p w:rsidR="00D829A2" w:rsidRPr="00D829A2" w:rsidRDefault="00D829A2">
      <w:pPr>
        <w:pStyle w:val="Textodecomentrio"/>
        <w:rPr>
          <w:color w:val="FF0000"/>
        </w:rPr>
      </w:pPr>
      <w:r>
        <w:rPr>
          <w:rStyle w:val="Refdecomentrio"/>
        </w:rPr>
        <w:annotationRef/>
      </w:r>
      <w:r>
        <w:t xml:space="preserve"> </w:t>
      </w:r>
      <w:proofErr w:type="spellStart"/>
      <w:r w:rsidRPr="00D829A2">
        <w:rPr>
          <w:color w:val="FF0000"/>
        </w:rPr>
        <w:t>Progress</w:t>
      </w:r>
      <w:proofErr w:type="spellEnd"/>
      <w:r w:rsidRPr="00D829A2">
        <w:rPr>
          <w:color w:val="FF0000"/>
        </w:rPr>
        <w:t xml:space="preserve"> Bar</w:t>
      </w:r>
    </w:p>
  </w:comment>
  <w:comment w:id="139" w:author="Dirce Rafaelli" w:date="2019-12-02T11:53:00Z" w:initials="DR">
    <w:p w:rsidR="00D829A2" w:rsidRDefault="00D829A2" w:rsidP="002D31A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DG, por gentileza tratar a imagem de forma a ficar visualmente apresentável.</w:t>
      </w:r>
    </w:p>
    <w:p w:rsidR="00D829A2" w:rsidRDefault="00D829A2">
      <w:pPr>
        <w:pStyle w:val="Textodecomentrio"/>
      </w:pPr>
    </w:p>
  </w:comment>
  <w:comment w:id="140" w:author="SEAD" w:date="2019-12-09T15:49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25CB8">
        <w:rPr>
          <w:color w:val="FF0000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fade-up</w:t>
      </w:r>
      <w:proofErr w:type="spell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143" w:author="SEAD" w:date="2019-12-09T15:46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149" w:author="Designer Instrucional" w:date="2019-12-10T10:29:00Z" w:initials="DI">
    <w:p w:rsidR="00D829A2" w:rsidRPr="00D86963" w:rsidRDefault="00D829A2" w:rsidP="00D829A2">
      <w:pPr>
        <w:pStyle w:val="Ttulo2"/>
        <w:shd w:val="clear" w:color="auto" w:fill="FFFFFF"/>
        <w:rPr>
          <w:caps/>
          <w:color w:val="FF0000"/>
        </w:rPr>
      </w:pPr>
      <w:r>
        <w:rPr>
          <w:rStyle w:val="Refdecomentrio"/>
        </w:rPr>
        <w:annotationRef/>
      </w:r>
      <w:r w:rsidRPr="00D86963">
        <w:rPr>
          <w:color w:val="FF0000"/>
        </w:rPr>
        <w:t xml:space="preserve">: </w:t>
      </w:r>
      <w:r w:rsidRPr="00D86963">
        <w:rPr>
          <w:caps/>
          <w:color w:val="FF0000"/>
        </w:rPr>
        <w:t>4.3 - JESUS SLIDER BOTÃO NUMERADO</w:t>
      </w:r>
      <w:r>
        <w:rPr>
          <w:caps/>
          <w:color w:val="FF0000"/>
        </w:rPr>
        <w:t xml:space="preserve"> </w:t>
      </w:r>
      <w:proofErr w:type="gramStart"/>
      <w:r>
        <w:rPr>
          <w:caps/>
          <w:color w:val="FF0000"/>
        </w:rPr>
        <w:t>co círculos</w:t>
      </w:r>
      <w:proofErr w:type="gramEnd"/>
    </w:p>
    <w:p w:rsidR="00D829A2" w:rsidRDefault="00D829A2">
      <w:pPr>
        <w:pStyle w:val="Textodecomentrio"/>
      </w:pPr>
    </w:p>
  </w:comment>
  <w:comment w:id="153" w:author="Dirce Rafaelli" w:date="2019-12-02T11:53:00Z" w:initials="DR">
    <w:p w:rsidR="00D829A2" w:rsidRDefault="00D829A2" w:rsidP="002D31A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DG, por gentileza tratar a imagem de forma a ficar visualmente apresentável.</w:t>
      </w:r>
    </w:p>
    <w:p w:rsidR="00D829A2" w:rsidRDefault="00D829A2">
      <w:pPr>
        <w:pStyle w:val="Textodecomentrio"/>
      </w:pPr>
    </w:p>
  </w:comment>
  <w:comment w:id="154" w:author="SEAD" w:date="2019-12-09T15:49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25CB8">
        <w:rPr>
          <w:color w:val="FF0000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fade-down</w:t>
      </w:r>
      <w:proofErr w:type="spell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157" w:author="SEAD" w:date="2019-12-09T15:47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163" w:author="Dirce Rafaelli" w:date="2019-12-02T11:53:00Z" w:initials="DR">
    <w:p w:rsidR="00D829A2" w:rsidRDefault="00D829A2" w:rsidP="002D31A8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DG, por gentileza tratar a imagem de forma a ficar visualmente apresentável.</w:t>
      </w:r>
    </w:p>
    <w:p w:rsidR="00D829A2" w:rsidRDefault="00D829A2">
      <w:pPr>
        <w:pStyle w:val="Textodecomentrio"/>
      </w:pPr>
    </w:p>
  </w:comment>
  <w:comment w:id="164" w:author="SEAD" w:date="2019-12-09T15:49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25CB8">
        <w:rPr>
          <w:color w:val="FF0000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fade-right</w:t>
      </w:r>
      <w:proofErr w:type="spell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167" w:author="SEAD" w:date="2019-12-09T15:48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172" w:author="Dirce Rafaelli" w:date="2019-12-02T11:52:00Z" w:initials="DR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>DG, por gentileza tratar a imagem de forma a ficar visualmente apresentável.</w:t>
      </w:r>
    </w:p>
  </w:comment>
  <w:comment w:id="173" w:author="SEAD" w:date="2019-12-09T15:49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25CB8">
        <w:rPr>
          <w:color w:val="FF0000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fade-left</w:t>
      </w:r>
      <w:proofErr w:type="spell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175" w:author="SEAD" w:date="2019-12-09T15:48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182" w:author="Carine" w:date="2019-11-17T16:55:00Z" w:initials="C">
    <w:p w:rsidR="00D829A2" w:rsidRDefault="00D829A2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rPr>
          <w:rStyle w:val="Hyperlink"/>
        </w:rPr>
        <w:t>DG, endereço imagem em:</w:t>
      </w:r>
    </w:p>
    <w:p w:rsidR="00D829A2" w:rsidRDefault="00D829A2">
      <w:pPr>
        <w:pStyle w:val="Textodecomentrio"/>
        <w:rPr>
          <w:rStyle w:val="Hyperlink"/>
        </w:rPr>
      </w:pPr>
      <w:hyperlink r:id="rId10" w:history="1">
        <w:r w:rsidRPr="001C22AB">
          <w:rPr>
            <w:rStyle w:val="Hyperlink"/>
          </w:rPr>
          <w:t>https://amazonasatual.com.br/aplicativo-verifica-em-tempo-real-se-veiculo-e-roubado-ou-clonado/</w:t>
        </w:r>
      </w:hyperlink>
    </w:p>
    <w:p w:rsidR="00D829A2" w:rsidRPr="002D31A8" w:rsidRDefault="00D829A2">
      <w:pPr>
        <w:pStyle w:val="Textodecomentrio"/>
        <w:rPr>
          <w:rStyle w:val="Hyperlink"/>
          <w:color w:val="000000" w:themeColor="text1"/>
          <w:u w:val="none"/>
        </w:rPr>
      </w:pPr>
    </w:p>
    <w:p w:rsidR="00D829A2" w:rsidRPr="001C22AB" w:rsidRDefault="00D829A2">
      <w:pPr>
        <w:pStyle w:val="Textodecomentrio"/>
      </w:pPr>
      <w:proofErr w:type="gramStart"/>
      <w:r w:rsidRPr="002D31A8">
        <w:rPr>
          <w:rStyle w:val="Hyperlink"/>
          <w:color w:val="000000" w:themeColor="text1"/>
          <w:u w:val="none"/>
        </w:rPr>
        <w:t>por</w:t>
      </w:r>
      <w:proofErr w:type="gramEnd"/>
      <w:r w:rsidRPr="002D31A8">
        <w:rPr>
          <w:rStyle w:val="Hyperlink"/>
          <w:color w:val="000000" w:themeColor="text1"/>
          <w:u w:val="none"/>
        </w:rPr>
        <w:t xml:space="preserve"> gentileza tornar a imagem visivelmente melhor.</w:t>
      </w:r>
    </w:p>
  </w:comment>
  <w:comment w:id="183" w:author="SEAD" w:date="2019-12-09T15:50:00Z" w:initials="S">
    <w:p w:rsidR="00D829A2" w:rsidRPr="00525CB8" w:rsidRDefault="00D829A2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25CB8">
        <w:rPr>
          <w:color w:val="FF0000"/>
          <w:lang w:val="en-US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  <w:lang w:val="en-US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 xml:space="preserve"> </w:t>
      </w:r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  <w:lang w:val="en-US"/>
        </w:rPr>
        <w:t>data-aos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=</w:t>
      </w:r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  <w:lang w:val="en-US"/>
        </w:rPr>
        <w:t>"fade-up-right"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  <w:lang w:val="en-US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&gt;</w:t>
      </w:r>
    </w:p>
  </w:comment>
  <w:comment w:id="186" w:author="SEAD" w:date="2019-12-09T15:48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192" w:author="Dirce Rafaelli" w:date="2019-12-02T11:53:00Z" w:initials="DR">
    <w:p w:rsidR="00D829A2" w:rsidRDefault="00D829A2" w:rsidP="00C55B0C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DG, por gentileza tratar a imagem de forma a ficar visualmente apresentável.</w:t>
      </w:r>
    </w:p>
    <w:p w:rsidR="00D829A2" w:rsidRDefault="00D829A2">
      <w:pPr>
        <w:pStyle w:val="Textodecomentrio"/>
      </w:pPr>
    </w:p>
  </w:comment>
  <w:comment w:id="193" w:author="SEAD" w:date="2019-12-09T15:51:00Z" w:initials="S">
    <w:p w:rsidR="00D829A2" w:rsidRPr="00525CB8" w:rsidRDefault="00D829A2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25CB8">
        <w:rPr>
          <w:color w:val="FF0000"/>
          <w:lang w:val="en-US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  <w:lang w:val="en-US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 xml:space="preserve"> </w:t>
      </w:r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  <w:lang w:val="en-US"/>
        </w:rPr>
        <w:t>data-aos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=</w:t>
      </w:r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  <w:lang w:val="en-US"/>
        </w:rPr>
        <w:t>"fade-up-left"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  <w:lang w:val="en-US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  <w:lang w:val="en-US"/>
        </w:rPr>
        <w:t>&gt;</w:t>
      </w:r>
    </w:p>
  </w:comment>
  <w:comment w:id="196" w:author="SEAD" w:date="2019-12-09T15:51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204" w:author="Dirce Rafaelli" w:date="2019-12-02T11:54:00Z" w:initials="DR">
    <w:p w:rsidR="00D829A2" w:rsidRDefault="00D829A2" w:rsidP="00C55B0C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DG, por gentileza tratar a imagem de forma a ficar visualmente apresentável.</w:t>
      </w:r>
    </w:p>
    <w:p w:rsidR="00D829A2" w:rsidRDefault="00D829A2">
      <w:pPr>
        <w:pStyle w:val="Textodecomentrio"/>
      </w:pPr>
    </w:p>
  </w:comment>
  <w:comment w:id="205" w:author="SEAD" w:date="2019-12-09T15:51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 w:rsidRPr="00525CB8">
        <w:rPr>
          <w:color w:val="FF0000"/>
        </w:rPr>
        <w:t xml:space="preserve">Online: 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525CB8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proofErr w:type="gramStart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proofErr w:type="spellStart"/>
      <w:proofErr w:type="gram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fade-down-right</w:t>
      </w:r>
      <w:proofErr w:type="spellEnd"/>
      <w:r w:rsidRPr="00525CB8">
        <w:rPr>
          <w:rStyle w:val="hljs-value"/>
          <w:rFonts w:ascii="Courier New" w:hAnsi="Courier New" w:cs="Courier New"/>
          <w:color w:val="FF0000"/>
          <w:sz w:val="27"/>
          <w:szCs w:val="27"/>
        </w:rPr>
        <w:t>"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r w:rsidRPr="00525CB8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r w:rsidRPr="00525CB8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208" w:author="SEAD" w:date="2019-12-09T15:53:00Z" w:initials="S">
    <w:p w:rsidR="00D829A2" w:rsidRDefault="00D829A2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Cintia: A fonte é essa mesmo ou </w:t>
      </w:r>
      <w:proofErr w:type="spellStart"/>
      <w:proofErr w:type="gramStart"/>
      <w:r>
        <w:t>labSEAD-UFSC</w:t>
      </w:r>
      <w:proofErr w:type="spellEnd"/>
      <w:proofErr w:type="gramEnd"/>
    </w:p>
  </w:comment>
  <w:comment w:id="213" w:author="Carine" w:date="2019-11-17T17:11:00Z" w:initials="C">
    <w:p w:rsidR="00D829A2" w:rsidRDefault="00D829A2" w:rsidP="0091067E">
      <w:pPr>
        <w:spacing w:after="0" w:line="360" w:lineRule="auto"/>
        <w:ind w:right="11"/>
        <w:contextualSpacing/>
        <w:jc w:val="center"/>
        <w:rPr>
          <w:rStyle w:val="Hyperlink"/>
        </w:rPr>
      </w:pPr>
    </w:p>
    <w:p w:rsidR="00D829A2" w:rsidRPr="00C55B0C" w:rsidRDefault="00D829A2" w:rsidP="0091067E">
      <w:pPr>
        <w:spacing w:after="0" w:line="360" w:lineRule="auto"/>
        <w:ind w:right="11"/>
        <w:contextualSpacing/>
        <w:jc w:val="center"/>
        <w:rPr>
          <w:rStyle w:val="Hyperlink"/>
          <w:u w:val="none"/>
        </w:rPr>
      </w:pPr>
      <w:r>
        <w:rPr>
          <w:rStyle w:val="Hyperlink"/>
        </w:rPr>
        <w:t xml:space="preserve"> </w:t>
      </w:r>
      <w:r w:rsidRPr="00C55B0C">
        <w:rPr>
          <w:rStyle w:val="Hyperlink"/>
          <w:color w:val="000000" w:themeColor="text1"/>
          <w:u w:val="none"/>
        </w:rPr>
        <w:t xml:space="preserve">Endereço </w:t>
      </w:r>
      <w:proofErr w:type="gramStart"/>
      <w:r w:rsidRPr="00C55B0C">
        <w:rPr>
          <w:rStyle w:val="Hyperlink"/>
          <w:color w:val="000000" w:themeColor="text1"/>
          <w:u w:val="none"/>
        </w:rPr>
        <w:t>imagem :</w:t>
      </w:r>
      <w:proofErr w:type="gramEnd"/>
      <w:r w:rsidRPr="00C55B0C">
        <w:rPr>
          <w:rStyle w:val="Hyperlink"/>
          <w:color w:val="000000" w:themeColor="text1"/>
          <w:u w:val="none"/>
        </w:rPr>
        <w:t xml:space="preserve"> </w:t>
      </w:r>
    </w:p>
    <w:p w:rsidR="00D829A2" w:rsidRDefault="00D829A2" w:rsidP="0091067E">
      <w:pPr>
        <w:spacing w:after="0" w:line="360" w:lineRule="auto"/>
        <w:ind w:right="11"/>
        <w:contextualSpacing/>
        <w:jc w:val="center"/>
        <w:rPr>
          <w:rStyle w:val="Hyperlink"/>
        </w:rPr>
      </w:pPr>
    </w:p>
    <w:p w:rsidR="00D829A2" w:rsidRDefault="00D829A2" w:rsidP="0091067E">
      <w:pPr>
        <w:spacing w:after="0" w:line="360" w:lineRule="auto"/>
        <w:ind w:right="11"/>
        <w:contextualSpacing/>
        <w:jc w:val="center"/>
        <w:rPr>
          <w:rStyle w:val="Hyperlink"/>
        </w:rPr>
      </w:pPr>
      <w:r>
        <w:rPr>
          <w:rStyle w:val="Refdecomentrio"/>
        </w:rPr>
        <w:annotationRef/>
      </w:r>
      <w:hyperlink r:id="rId11" w:history="1">
        <w:r w:rsidRPr="007D7DF9">
          <w:rPr>
            <w:rStyle w:val="Hyperlink"/>
          </w:rPr>
          <w:t>https://www.shutterstock.com/pt/image-photo/big-data-concept-man-selecting-pressing-223785412</w:t>
        </w:r>
      </w:hyperlink>
    </w:p>
    <w:p w:rsidR="00D829A2" w:rsidRDefault="00D829A2" w:rsidP="0091067E">
      <w:pPr>
        <w:spacing w:after="0" w:line="360" w:lineRule="auto"/>
        <w:ind w:right="11"/>
        <w:contextualSpacing/>
        <w:jc w:val="center"/>
        <w:rPr>
          <w:rStyle w:val="Hyperlink"/>
        </w:rPr>
      </w:pPr>
    </w:p>
    <w:p w:rsidR="00D829A2" w:rsidRPr="007D7DF9" w:rsidRDefault="00D829A2" w:rsidP="0091067E">
      <w:pPr>
        <w:spacing w:after="0" w:line="360" w:lineRule="auto"/>
        <w:ind w:right="11"/>
        <w:contextualSpacing/>
        <w:jc w:val="center"/>
        <w:rPr>
          <w:rFonts w:ascii="Arial" w:hAnsi="Arial" w:cs="Arial"/>
          <w:color w:val="FF0000"/>
          <w:sz w:val="24"/>
          <w:szCs w:val="24"/>
        </w:rPr>
      </w:pPr>
      <w:proofErr w:type="gramStart"/>
      <w:r w:rsidRPr="00C55B0C">
        <w:rPr>
          <w:rStyle w:val="Hyperlink"/>
          <w:color w:val="000000" w:themeColor="text1"/>
          <w:u w:val="none"/>
        </w:rPr>
        <w:t>por</w:t>
      </w:r>
      <w:proofErr w:type="gramEnd"/>
      <w:r w:rsidRPr="00C55B0C">
        <w:rPr>
          <w:rStyle w:val="Hyperlink"/>
          <w:color w:val="000000" w:themeColor="text1"/>
          <w:u w:val="none"/>
        </w:rPr>
        <w:t xml:space="preserve"> gentileza inserir no local da Big Data:</w:t>
      </w:r>
      <w:r w:rsidRPr="00C55B0C">
        <w:rPr>
          <w:rStyle w:val="Hyperlink"/>
          <w:color w:val="000000" w:themeColor="text1"/>
        </w:rPr>
        <w:t xml:space="preserve"> </w:t>
      </w:r>
      <w:r w:rsidRPr="001F13BD">
        <w:rPr>
          <w:rFonts w:ascii="Arial" w:hAnsi="Arial" w:cs="Arial"/>
          <w:b/>
          <w:sz w:val="24"/>
          <w:szCs w:val="24"/>
        </w:rPr>
        <w:t xml:space="preserve">SINESP Big Data </w:t>
      </w:r>
    </w:p>
  </w:comment>
  <w:comment w:id="273" w:author="Cleusa" w:date="2019-10-17T09:26:00Z" w:initials="C">
    <w:p w:rsidR="00D829A2" w:rsidRDefault="00D829A2" w:rsidP="00343061">
      <w:pPr>
        <w:pStyle w:val="Textodecomentrio"/>
      </w:pPr>
      <w:r>
        <w:rPr>
          <w:rStyle w:val="Refdecomentrio"/>
        </w:rPr>
        <w:annotationRef/>
      </w:r>
      <w:r>
        <w:t>Inserir esta referência em todos os módulos e atualizar a data de consulta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A7AFDD" w15:done="0"/>
  <w15:commentEx w15:paraId="5A3B1397" w15:done="0"/>
  <w15:commentEx w15:paraId="71C2AE19" w15:done="0"/>
  <w15:commentEx w15:paraId="00AA2DFC" w15:paraIdParent="71C2AE19" w15:done="0"/>
  <w15:commentEx w15:paraId="774857CD" w15:done="0"/>
  <w15:commentEx w15:paraId="1C4BE726" w15:done="0"/>
  <w15:commentEx w15:paraId="5613890A" w15:paraIdParent="1C4BE726" w15:done="0"/>
  <w15:commentEx w15:paraId="50B20CDB" w15:done="0"/>
  <w15:commentEx w15:paraId="74A2B4F1" w15:done="0"/>
  <w15:commentEx w15:paraId="6763D800" w15:done="0"/>
  <w15:commentEx w15:paraId="396C327D" w15:done="0"/>
  <w15:commentEx w15:paraId="30ACC376" w15:paraIdParent="396C327D" w15:done="0"/>
  <w15:commentEx w15:paraId="21B78A13" w15:done="0"/>
  <w15:commentEx w15:paraId="1B38FFD0" w15:paraIdParent="21B78A13" w15:done="0"/>
  <w15:commentEx w15:paraId="3A6DA7DC" w15:done="0"/>
  <w15:commentEx w15:paraId="3D05E900" w15:paraIdParent="3A6DA7DC" w15:done="0"/>
  <w15:commentEx w15:paraId="4F0F9AE7" w15:done="0"/>
  <w15:commentEx w15:paraId="64E65F03" w15:paraIdParent="4F0F9AE7" w15:done="0"/>
  <w15:commentEx w15:paraId="6C3D81C0" w15:done="0"/>
  <w15:commentEx w15:paraId="26D48D58" w15:done="0"/>
  <w15:commentEx w15:paraId="18FB9CAF" w15:done="0"/>
  <w15:commentEx w15:paraId="2559A466" w15:paraIdParent="18FB9CAF" w15:done="0"/>
  <w15:commentEx w15:paraId="73CFB196" w15:done="0"/>
  <w15:commentEx w15:paraId="322EFBDF" w15:done="0"/>
  <w15:commentEx w15:paraId="2690A89B" w15:paraIdParent="322EFBDF" w15:done="0"/>
  <w15:commentEx w15:paraId="2DA9FDFF" w15:done="0"/>
  <w15:commentEx w15:paraId="3680F756" w15:done="0"/>
  <w15:commentEx w15:paraId="708F6CDE" w15:paraIdParent="3680F756" w15:done="0"/>
  <w15:commentEx w15:paraId="6C1F3C3E" w15:done="0"/>
  <w15:commentEx w15:paraId="252B8216" w15:done="0"/>
  <w15:commentEx w15:paraId="2755684C" w15:paraIdParent="252B8216" w15:done="0"/>
  <w15:commentEx w15:paraId="75CD6092" w15:done="0"/>
  <w15:commentEx w15:paraId="1FA1A0A7" w15:done="0"/>
  <w15:commentEx w15:paraId="744F377B" w15:paraIdParent="1FA1A0A7" w15:done="0"/>
  <w15:commentEx w15:paraId="762CE082" w15:done="0"/>
  <w15:commentEx w15:paraId="29CF8A0C" w15:done="0"/>
  <w15:commentEx w15:paraId="596CFD53" w15:paraIdParent="29CF8A0C" w15:done="0"/>
  <w15:commentEx w15:paraId="720BAF29" w15:done="0"/>
  <w15:commentEx w15:paraId="0EE0FF22" w15:done="0"/>
  <w15:commentEx w15:paraId="4DEBAFE4" w15:paraIdParent="0EE0FF22" w15:done="0"/>
  <w15:commentEx w15:paraId="7FC00584" w15:done="0"/>
  <w15:commentEx w15:paraId="094F350E" w15:done="0"/>
  <w15:commentEx w15:paraId="250BC5B2" w15:paraIdParent="094F350E" w15:done="0"/>
  <w15:commentEx w15:paraId="33CD3665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2EB3" w:rsidRDefault="003C2EB3" w:rsidP="00DB0D59">
      <w:pPr>
        <w:spacing w:after="0" w:line="240" w:lineRule="auto"/>
      </w:pPr>
      <w:r>
        <w:separator/>
      </w:r>
    </w:p>
  </w:endnote>
  <w:endnote w:type="continuationSeparator" w:id="0">
    <w:p w:rsidR="003C2EB3" w:rsidRDefault="003C2EB3" w:rsidP="00DB0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2EB3" w:rsidRDefault="003C2EB3" w:rsidP="00DB0D59">
      <w:pPr>
        <w:spacing w:after="0" w:line="240" w:lineRule="auto"/>
      </w:pPr>
      <w:r>
        <w:separator/>
      </w:r>
    </w:p>
  </w:footnote>
  <w:footnote w:type="continuationSeparator" w:id="0">
    <w:p w:rsidR="003C2EB3" w:rsidRDefault="003C2EB3" w:rsidP="00DB0D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E4EF9"/>
    <w:multiLevelType w:val="hybridMultilevel"/>
    <w:tmpl w:val="A2D070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9510B"/>
    <w:multiLevelType w:val="multilevel"/>
    <w:tmpl w:val="B1E0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070474"/>
    <w:multiLevelType w:val="hybridMultilevel"/>
    <w:tmpl w:val="9860179C"/>
    <w:lvl w:ilvl="0" w:tplc="1574530E">
      <w:start w:val="1"/>
      <w:numFmt w:val="upperRoman"/>
      <w:lvlText w:val="%1."/>
      <w:lvlJc w:val="left"/>
      <w:pPr>
        <w:ind w:left="1440" w:hanging="72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0D701C"/>
    <w:multiLevelType w:val="hybridMultilevel"/>
    <w:tmpl w:val="5AAE52A8"/>
    <w:lvl w:ilvl="0" w:tplc="5A3C4388">
      <w:start w:val="1"/>
      <w:numFmt w:val="bullet"/>
      <w:lvlText w:val="•"/>
      <w:lvlJc w:val="left"/>
      <w:pPr>
        <w:ind w:left="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60FC04">
      <w:start w:val="1"/>
      <w:numFmt w:val="bullet"/>
      <w:lvlText w:val="o"/>
      <w:lvlJc w:val="left"/>
      <w:pPr>
        <w:ind w:left="19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3661D6">
      <w:start w:val="1"/>
      <w:numFmt w:val="bullet"/>
      <w:lvlText w:val="▪"/>
      <w:lvlJc w:val="left"/>
      <w:pPr>
        <w:ind w:left="26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A60FE4">
      <w:start w:val="1"/>
      <w:numFmt w:val="bullet"/>
      <w:lvlText w:val="•"/>
      <w:lvlJc w:val="left"/>
      <w:pPr>
        <w:ind w:left="33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CE5F46">
      <w:start w:val="1"/>
      <w:numFmt w:val="bullet"/>
      <w:lvlText w:val="o"/>
      <w:lvlJc w:val="left"/>
      <w:pPr>
        <w:ind w:left="409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32707E">
      <w:start w:val="1"/>
      <w:numFmt w:val="bullet"/>
      <w:lvlText w:val="▪"/>
      <w:lvlJc w:val="left"/>
      <w:pPr>
        <w:ind w:left="481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7290F6">
      <w:start w:val="1"/>
      <w:numFmt w:val="bullet"/>
      <w:lvlText w:val="•"/>
      <w:lvlJc w:val="left"/>
      <w:pPr>
        <w:ind w:left="55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D015B6">
      <w:start w:val="1"/>
      <w:numFmt w:val="bullet"/>
      <w:lvlText w:val="o"/>
      <w:lvlJc w:val="left"/>
      <w:pPr>
        <w:ind w:left="62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9604B0">
      <w:start w:val="1"/>
      <w:numFmt w:val="bullet"/>
      <w:lvlText w:val="▪"/>
      <w:lvlJc w:val="left"/>
      <w:pPr>
        <w:ind w:left="69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42F52C6"/>
    <w:multiLevelType w:val="hybridMultilevel"/>
    <w:tmpl w:val="9860179C"/>
    <w:lvl w:ilvl="0" w:tplc="1574530E">
      <w:start w:val="1"/>
      <w:numFmt w:val="upperRoman"/>
      <w:lvlText w:val="%1."/>
      <w:lvlJc w:val="left"/>
      <w:pPr>
        <w:ind w:left="1440" w:hanging="72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FA6DC4"/>
    <w:multiLevelType w:val="hybridMultilevel"/>
    <w:tmpl w:val="9860179C"/>
    <w:lvl w:ilvl="0" w:tplc="1574530E">
      <w:start w:val="1"/>
      <w:numFmt w:val="upperRoman"/>
      <w:lvlText w:val="%1."/>
      <w:lvlJc w:val="left"/>
      <w:pPr>
        <w:ind w:left="1440" w:hanging="72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E2D3F59"/>
    <w:multiLevelType w:val="hybridMultilevel"/>
    <w:tmpl w:val="0512D2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117E48"/>
    <w:multiLevelType w:val="hybridMultilevel"/>
    <w:tmpl w:val="E736A9EA"/>
    <w:lvl w:ilvl="0" w:tplc="ECDEB9F2">
      <w:start w:val="1"/>
      <w:numFmt w:val="bullet"/>
      <w:lvlText w:val="•"/>
      <w:lvlJc w:val="left"/>
      <w:pPr>
        <w:ind w:left="100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021BE0">
      <w:start w:val="1"/>
      <w:numFmt w:val="bullet"/>
      <w:lvlText w:val="o"/>
      <w:lvlJc w:val="left"/>
      <w:pPr>
        <w:ind w:left="19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CEE2BA">
      <w:start w:val="1"/>
      <w:numFmt w:val="bullet"/>
      <w:lvlText w:val="▪"/>
      <w:lvlJc w:val="left"/>
      <w:pPr>
        <w:ind w:left="26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821CF6">
      <w:start w:val="1"/>
      <w:numFmt w:val="bullet"/>
      <w:lvlText w:val="•"/>
      <w:lvlJc w:val="left"/>
      <w:pPr>
        <w:ind w:left="33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52916C">
      <w:start w:val="1"/>
      <w:numFmt w:val="bullet"/>
      <w:lvlText w:val="o"/>
      <w:lvlJc w:val="left"/>
      <w:pPr>
        <w:ind w:left="409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007EA8">
      <w:start w:val="1"/>
      <w:numFmt w:val="bullet"/>
      <w:lvlText w:val="▪"/>
      <w:lvlJc w:val="left"/>
      <w:pPr>
        <w:ind w:left="481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DEFD30">
      <w:start w:val="1"/>
      <w:numFmt w:val="bullet"/>
      <w:lvlText w:val="•"/>
      <w:lvlJc w:val="left"/>
      <w:pPr>
        <w:ind w:left="55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44DCB4">
      <w:start w:val="1"/>
      <w:numFmt w:val="bullet"/>
      <w:lvlText w:val="o"/>
      <w:lvlJc w:val="left"/>
      <w:pPr>
        <w:ind w:left="62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2C037A">
      <w:start w:val="1"/>
      <w:numFmt w:val="bullet"/>
      <w:lvlText w:val="▪"/>
      <w:lvlJc w:val="left"/>
      <w:pPr>
        <w:ind w:left="69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66A421F"/>
    <w:multiLevelType w:val="hybridMultilevel"/>
    <w:tmpl w:val="D4F8CA3C"/>
    <w:lvl w:ilvl="0" w:tplc="37AC2F16">
      <w:start w:val="1"/>
      <w:numFmt w:val="decimalZero"/>
      <w:lvlText w:val="%1-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756179B"/>
    <w:multiLevelType w:val="hybridMultilevel"/>
    <w:tmpl w:val="A762D7A0"/>
    <w:lvl w:ilvl="0" w:tplc="A2A8AB42">
      <w:start w:val="1"/>
      <w:numFmt w:val="bullet"/>
      <w:lvlText w:val="•"/>
      <w:lvlJc w:val="left"/>
      <w:pPr>
        <w:ind w:left="835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7E8060">
      <w:start w:val="1"/>
      <w:numFmt w:val="bullet"/>
      <w:lvlText w:val="o"/>
      <w:lvlJc w:val="left"/>
      <w:pPr>
        <w:ind w:left="19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32E3A8">
      <w:start w:val="1"/>
      <w:numFmt w:val="bullet"/>
      <w:lvlText w:val="▪"/>
      <w:lvlJc w:val="left"/>
      <w:pPr>
        <w:ind w:left="26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8A5322">
      <w:start w:val="1"/>
      <w:numFmt w:val="bullet"/>
      <w:lvlText w:val="•"/>
      <w:lvlJc w:val="left"/>
      <w:pPr>
        <w:ind w:left="33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A69DCC">
      <w:start w:val="1"/>
      <w:numFmt w:val="bullet"/>
      <w:lvlText w:val="o"/>
      <w:lvlJc w:val="left"/>
      <w:pPr>
        <w:ind w:left="409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10873E">
      <w:start w:val="1"/>
      <w:numFmt w:val="bullet"/>
      <w:lvlText w:val="▪"/>
      <w:lvlJc w:val="left"/>
      <w:pPr>
        <w:ind w:left="481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8CBAC4">
      <w:start w:val="1"/>
      <w:numFmt w:val="bullet"/>
      <w:lvlText w:val="•"/>
      <w:lvlJc w:val="left"/>
      <w:pPr>
        <w:ind w:left="55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FAA7E4">
      <w:start w:val="1"/>
      <w:numFmt w:val="bullet"/>
      <w:lvlText w:val="o"/>
      <w:lvlJc w:val="left"/>
      <w:pPr>
        <w:ind w:left="62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DA9852">
      <w:start w:val="1"/>
      <w:numFmt w:val="bullet"/>
      <w:lvlText w:val="▪"/>
      <w:lvlJc w:val="left"/>
      <w:pPr>
        <w:ind w:left="69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7A7343C"/>
    <w:multiLevelType w:val="hybridMultilevel"/>
    <w:tmpl w:val="4EC2CE5A"/>
    <w:lvl w:ilvl="0" w:tplc="CDB42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FD7D44"/>
    <w:multiLevelType w:val="hybridMultilevel"/>
    <w:tmpl w:val="4140984A"/>
    <w:lvl w:ilvl="0" w:tplc="D11EEA18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ADB5733"/>
    <w:multiLevelType w:val="hybridMultilevel"/>
    <w:tmpl w:val="33FA6262"/>
    <w:lvl w:ilvl="0" w:tplc="CB506884">
      <w:start w:val="1"/>
      <w:numFmt w:val="bullet"/>
      <w:lvlText w:val="•"/>
      <w:lvlJc w:val="left"/>
      <w:pPr>
        <w:ind w:left="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22C2A8">
      <w:start w:val="1"/>
      <w:numFmt w:val="bullet"/>
      <w:lvlText w:val="o"/>
      <w:lvlJc w:val="left"/>
      <w:pPr>
        <w:ind w:left="19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948A3E">
      <w:start w:val="1"/>
      <w:numFmt w:val="bullet"/>
      <w:lvlText w:val="▪"/>
      <w:lvlJc w:val="left"/>
      <w:pPr>
        <w:ind w:left="26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08F718">
      <w:start w:val="1"/>
      <w:numFmt w:val="bullet"/>
      <w:lvlText w:val="•"/>
      <w:lvlJc w:val="left"/>
      <w:pPr>
        <w:ind w:left="33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341A76">
      <w:start w:val="1"/>
      <w:numFmt w:val="bullet"/>
      <w:lvlText w:val="o"/>
      <w:lvlJc w:val="left"/>
      <w:pPr>
        <w:ind w:left="409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A04D96">
      <w:start w:val="1"/>
      <w:numFmt w:val="bullet"/>
      <w:lvlText w:val="▪"/>
      <w:lvlJc w:val="left"/>
      <w:pPr>
        <w:ind w:left="481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EA22E2">
      <w:start w:val="1"/>
      <w:numFmt w:val="bullet"/>
      <w:lvlText w:val="•"/>
      <w:lvlJc w:val="left"/>
      <w:pPr>
        <w:ind w:left="55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D4427C">
      <w:start w:val="1"/>
      <w:numFmt w:val="bullet"/>
      <w:lvlText w:val="o"/>
      <w:lvlJc w:val="left"/>
      <w:pPr>
        <w:ind w:left="62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B6C8A4">
      <w:start w:val="1"/>
      <w:numFmt w:val="bullet"/>
      <w:lvlText w:val="▪"/>
      <w:lvlJc w:val="left"/>
      <w:pPr>
        <w:ind w:left="69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5B4B1E20"/>
    <w:multiLevelType w:val="hybridMultilevel"/>
    <w:tmpl w:val="A2D070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B87C6B"/>
    <w:multiLevelType w:val="hybridMultilevel"/>
    <w:tmpl w:val="3BFC8FBE"/>
    <w:lvl w:ilvl="0" w:tplc="CDA4B194">
      <w:start w:val="1"/>
      <w:numFmt w:val="bullet"/>
      <w:lvlText w:val="•"/>
      <w:lvlJc w:val="left"/>
      <w:pPr>
        <w:ind w:left="835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74129E">
      <w:start w:val="1"/>
      <w:numFmt w:val="bullet"/>
      <w:lvlText w:val="o"/>
      <w:lvlJc w:val="left"/>
      <w:pPr>
        <w:ind w:left="19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4FECE46">
      <w:start w:val="1"/>
      <w:numFmt w:val="bullet"/>
      <w:lvlText w:val="▪"/>
      <w:lvlJc w:val="left"/>
      <w:pPr>
        <w:ind w:left="26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DAB1EA">
      <w:start w:val="1"/>
      <w:numFmt w:val="bullet"/>
      <w:lvlText w:val="•"/>
      <w:lvlJc w:val="left"/>
      <w:pPr>
        <w:ind w:left="33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1A4C2E">
      <w:start w:val="1"/>
      <w:numFmt w:val="bullet"/>
      <w:lvlText w:val="o"/>
      <w:lvlJc w:val="left"/>
      <w:pPr>
        <w:ind w:left="409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6AA730">
      <w:start w:val="1"/>
      <w:numFmt w:val="bullet"/>
      <w:lvlText w:val="▪"/>
      <w:lvlJc w:val="left"/>
      <w:pPr>
        <w:ind w:left="481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5AA3C6">
      <w:start w:val="1"/>
      <w:numFmt w:val="bullet"/>
      <w:lvlText w:val="•"/>
      <w:lvlJc w:val="left"/>
      <w:pPr>
        <w:ind w:left="553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AE5A8">
      <w:start w:val="1"/>
      <w:numFmt w:val="bullet"/>
      <w:lvlText w:val="o"/>
      <w:lvlJc w:val="left"/>
      <w:pPr>
        <w:ind w:left="625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28D5EC">
      <w:start w:val="1"/>
      <w:numFmt w:val="bullet"/>
      <w:lvlText w:val="▪"/>
      <w:lvlJc w:val="left"/>
      <w:pPr>
        <w:ind w:left="6970"/>
      </w:pPr>
      <w:rPr>
        <w:rFonts w:ascii="Gisha" w:eastAsia="Gisha" w:hAnsi="Gisha" w:cs="Gisha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6378413B"/>
    <w:multiLevelType w:val="hybridMultilevel"/>
    <w:tmpl w:val="92A66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DD4BA4"/>
    <w:multiLevelType w:val="hybridMultilevel"/>
    <w:tmpl w:val="BEEE52DE"/>
    <w:lvl w:ilvl="0" w:tplc="8B886F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BD4922"/>
    <w:multiLevelType w:val="hybridMultilevel"/>
    <w:tmpl w:val="5E5A2F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2B310A"/>
    <w:multiLevelType w:val="hybridMultilevel"/>
    <w:tmpl w:val="F9305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6576C0"/>
    <w:multiLevelType w:val="hybridMultilevel"/>
    <w:tmpl w:val="77E64BA2"/>
    <w:lvl w:ilvl="0" w:tplc="0636AC4C">
      <w:numFmt w:val="bullet"/>
      <w:lvlText w:val=""/>
      <w:lvlJc w:val="left"/>
      <w:pPr>
        <w:ind w:left="1065" w:hanging="360"/>
      </w:pPr>
      <w:rPr>
        <w:rFonts w:ascii="Symbol" w:eastAsia="Gisha" w:hAnsi="Symbol" w:cs="Gisha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>
    <w:nsid w:val="7AAC58B6"/>
    <w:multiLevelType w:val="hybridMultilevel"/>
    <w:tmpl w:val="D850EF9A"/>
    <w:lvl w:ilvl="0" w:tplc="C5386A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9"/>
  </w:num>
  <w:num w:numId="2">
    <w:abstractNumId w:val="7"/>
  </w:num>
  <w:num w:numId="3">
    <w:abstractNumId w:val="12"/>
  </w:num>
  <w:num w:numId="4">
    <w:abstractNumId w:val="14"/>
  </w:num>
  <w:num w:numId="5">
    <w:abstractNumId w:val="9"/>
  </w:num>
  <w:num w:numId="6">
    <w:abstractNumId w:val="3"/>
  </w:num>
  <w:num w:numId="7">
    <w:abstractNumId w:val="8"/>
  </w:num>
  <w:num w:numId="8">
    <w:abstractNumId w:val="0"/>
  </w:num>
  <w:num w:numId="9">
    <w:abstractNumId w:val="15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20"/>
  </w:num>
  <w:num w:numId="15">
    <w:abstractNumId w:val="16"/>
  </w:num>
  <w:num w:numId="16">
    <w:abstractNumId w:val="13"/>
  </w:num>
  <w:num w:numId="17">
    <w:abstractNumId w:val="6"/>
  </w:num>
  <w:num w:numId="18">
    <w:abstractNumId w:val="1"/>
  </w:num>
  <w:num w:numId="19">
    <w:abstractNumId w:val="17"/>
  </w:num>
  <w:num w:numId="20">
    <w:abstractNumId w:val="10"/>
  </w:num>
  <w:num w:numId="21">
    <w:abstractNumId w:val="1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AD">
    <w15:presenceInfo w15:providerId="None" w15:userId="SEAD"/>
  </w15:person>
  <w15:person w15:author="Dirce Rafaelli">
    <w15:presenceInfo w15:providerId="None" w15:userId="Dirce Rafaelli"/>
  </w15:person>
  <w15:person w15:author="Carine B">
    <w15:presenceInfo w15:providerId="None" w15:userId="Carine B"/>
  </w15:person>
  <w15:person w15:author="Carine">
    <w15:presenceInfo w15:providerId="None" w15:userId="Carine"/>
  </w15:person>
  <w15:person w15:author="Cleusa">
    <w15:presenceInfo w15:providerId="None" w15:userId="Cleus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0932"/>
    <w:rsid w:val="00000A3D"/>
    <w:rsid w:val="00006BCA"/>
    <w:rsid w:val="000078B1"/>
    <w:rsid w:val="00011DE0"/>
    <w:rsid w:val="00013478"/>
    <w:rsid w:val="00014905"/>
    <w:rsid w:val="0002237D"/>
    <w:rsid w:val="00033286"/>
    <w:rsid w:val="00033572"/>
    <w:rsid w:val="000445CD"/>
    <w:rsid w:val="00077647"/>
    <w:rsid w:val="00077B9B"/>
    <w:rsid w:val="00096785"/>
    <w:rsid w:val="00096CEC"/>
    <w:rsid w:val="000A5441"/>
    <w:rsid w:val="000B0AD2"/>
    <w:rsid w:val="000B1F1F"/>
    <w:rsid w:val="000C16D0"/>
    <w:rsid w:val="000D0F11"/>
    <w:rsid w:val="000E64F7"/>
    <w:rsid w:val="000F0937"/>
    <w:rsid w:val="000F3C6D"/>
    <w:rsid w:val="000F3C95"/>
    <w:rsid w:val="000F7148"/>
    <w:rsid w:val="00105FF1"/>
    <w:rsid w:val="00110FD8"/>
    <w:rsid w:val="0011718A"/>
    <w:rsid w:val="0012546C"/>
    <w:rsid w:val="00164B32"/>
    <w:rsid w:val="001815BB"/>
    <w:rsid w:val="00184B2E"/>
    <w:rsid w:val="00186294"/>
    <w:rsid w:val="00186C58"/>
    <w:rsid w:val="00193849"/>
    <w:rsid w:val="001B4130"/>
    <w:rsid w:val="001C22AB"/>
    <w:rsid w:val="001C61C0"/>
    <w:rsid w:val="001C77AC"/>
    <w:rsid w:val="001D4883"/>
    <w:rsid w:val="001D4B2A"/>
    <w:rsid w:val="001E1DD0"/>
    <w:rsid w:val="001E30BB"/>
    <w:rsid w:val="001E382D"/>
    <w:rsid w:val="001E5E0C"/>
    <w:rsid w:val="001F13BD"/>
    <w:rsid w:val="001F345B"/>
    <w:rsid w:val="00202E3F"/>
    <w:rsid w:val="00203BC4"/>
    <w:rsid w:val="00226330"/>
    <w:rsid w:val="00241111"/>
    <w:rsid w:val="002428E6"/>
    <w:rsid w:val="00255DC0"/>
    <w:rsid w:val="00264EEE"/>
    <w:rsid w:val="00265C52"/>
    <w:rsid w:val="0027708E"/>
    <w:rsid w:val="00277E61"/>
    <w:rsid w:val="00294B27"/>
    <w:rsid w:val="002A4397"/>
    <w:rsid w:val="002A785E"/>
    <w:rsid w:val="002B36BB"/>
    <w:rsid w:val="002C21CC"/>
    <w:rsid w:val="002D31A8"/>
    <w:rsid w:val="002D7B9C"/>
    <w:rsid w:val="002E5B35"/>
    <w:rsid w:val="002F058B"/>
    <w:rsid w:val="002F3145"/>
    <w:rsid w:val="002F619D"/>
    <w:rsid w:val="00302DC6"/>
    <w:rsid w:val="0031144A"/>
    <w:rsid w:val="0033230B"/>
    <w:rsid w:val="003423B8"/>
    <w:rsid w:val="00342C01"/>
    <w:rsid w:val="00343061"/>
    <w:rsid w:val="00343FE8"/>
    <w:rsid w:val="00355CC7"/>
    <w:rsid w:val="00361DA7"/>
    <w:rsid w:val="00383B77"/>
    <w:rsid w:val="003863C8"/>
    <w:rsid w:val="00390F19"/>
    <w:rsid w:val="00392EDD"/>
    <w:rsid w:val="0039667A"/>
    <w:rsid w:val="003A10F3"/>
    <w:rsid w:val="003B0131"/>
    <w:rsid w:val="003B3871"/>
    <w:rsid w:val="003C2EB3"/>
    <w:rsid w:val="003C3CB3"/>
    <w:rsid w:val="003D4236"/>
    <w:rsid w:val="003D6894"/>
    <w:rsid w:val="003D702B"/>
    <w:rsid w:val="003F12C3"/>
    <w:rsid w:val="003F4E71"/>
    <w:rsid w:val="00402BBC"/>
    <w:rsid w:val="00415D37"/>
    <w:rsid w:val="004234B3"/>
    <w:rsid w:val="00425A6B"/>
    <w:rsid w:val="00425FEA"/>
    <w:rsid w:val="00446C69"/>
    <w:rsid w:val="00452AE2"/>
    <w:rsid w:val="004546A3"/>
    <w:rsid w:val="00454FFF"/>
    <w:rsid w:val="00462D3A"/>
    <w:rsid w:val="00471F02"/>
    <w:rsid w:val="00482F5C"/>
    <w:rsid w:val="00491362"/>
    <w:rsid w:val="00491AB9"/>
    <w:rsid w:val="004A2EB6"/>
    <w:rsid w:val="004A46E5"/>
    <w:rsid w:val="004B28C1"/>
    <w:rsid w:val="004B40B9"/>
    <w:rsid w:val="004B520E"/>
    <w:rsid w:val="004B725D"/>
    <w:rsid w:val="004C0978"/>
    <w:rsid w:val="004D0B40"/>
    <w:rsid w:val="004D239B"/>
    <w:rsid w:val="004D3C51"/>
    <w:rsid w:val="004E655F"/>
    <w:rsid w:val="004F3DA0"/>
    <w:rsid w:val="005046E3"/>
    <w:rsid w:val="00506F1E"/>
    <w:rsid w:val="0051347D"/>
    <w:rsid w:val="005209FF"/>
    <w:rsid w:val="00525CB8"/>
    <w:rsid w:val="005318B5"/>
    <w:rsid w:val="00540831"/>
    <w:rsid w:val="005531BF"/>
    <w:rsid w:val="0056397F"/>
    <w:rsid w:val="005666B5"/>
    <w:rsid w:val="00567E0F"/>
    <w:rsid w:val="00570816"/>
    <w:rsid w:val="005728E2"/>
    <w:rsid w:val="00575FA1"/>
    <w:rsid w:val="0057780C"/>
    <w:rsid w:val="00580D56"/>
    <w:rsid w:val="00584B69"/>
    <w:rsid w:val="00590711"/>
    <w:rsid w:val="005A0C7E"/>
    <w:rsid w:val="005B2CE5"/>
    <w:rsid w:val="005C22C3"/>
    <w:rsid w:val="005C6499"/>
    <w:rsid w:val="005D1378"/>
    <w:rsid w:val="005F6828"/>
    <w:rsid w:val="0061476B"/>
    <w:rsid w:val="00614C91"/>
    <w:rsid w:val="00615454"/>
    <w:rsid w:val="006157F1"/>
    <w:rsid w:val="006167E1"/>
    <w:rsid w:val="00617FAC"/>
    <w:rsid w:val="00623A1D"/>
    <w:rsid w:val="00624BDB"/>
    <w:rsid w:val="00624E04"/>
    <w:rsid w:val="00631262"/>
    <w:rsid w:val="00644C86"/>
    <w:rsid w:val="006450D3"/>
    <w:rsid w:val="006566C6"/>
    <w:rsid w:val="00656CCF"/>
    <w:rsid w:val="006623E1"/>
    <w:rsid w:val="00667EF5"/>
    <w:rsid w:val="006709FE"/>
    <w:rsid w:val="00671B56"/>
    <w:rsid w:val="00675AE0"/>
    <w:rsid w:val="00675BAB"/>
    <w:rsid w:val="00680D78"/>
    <w:rsid w:val="00687AE9"/>
    <w:rsid w:val="006B3315"/>
    <w:rsid w:val="006B3530"/>
    <w:rsid w:val="006E0717"/>
    <w:rsid w:val="006F4473"/>
    <w:rsid w:val="006F5893"/>
    <w:rsid w:val="007057A2"/>
    <w:rsid w:val="00706B30"/>
    <w:rsid w:val="00707118"/>
    <w:rsid w:val="00713D4C"/>
    <w:rsid w:val="00714E8F"/>
    <w:rsid w:val="0071633D"/>
    <w:rsid w:val="00722D4C"/>
    <w:rsid w:val="00731BD6"/>
    <w:rsid w:val="00736F8C"/>
    <w:rsid w:val="00741FEA"/>
    <w:rsid w:val="007508A6"/>
    <w:rsid w:val="00755D7A"/>
    <w:rsid w:val="00756314"/>
    <w:rsid w:val="007701B7"/>
    <w:rsid w:val="00773D88"/>
    <w:rsid w:val="00774E7E"/>
    <w:rsid w:val="007900A9"/>
    <w:rsid w:val="00792BBC"/>
    <w:rsid w:val="00794EB6"/>
    <w:rsid w:val="007A79DD"/>
    <w:rsid w:val="007B0C5C"/>
    <w:rsid w:val="007B795B"/>
    <w:rsid w:val="007C130D"/>
    <w:rsid w:val="007C458A"/>
    <w:rsid w:val="007C6DF4"/>
    <w:rsid w:val="007D2AAA"/>
    <w:rsid w:val="007D2BBC"/>
    <w:rsid w:val="007D7DF9"/>
    <w:rsid w:val="007F0932"/>
    <w:rsid w:val="007F4FB9"/>
    <w:rsid w:val="0082075F"/>
    <w:rsid w:val="00827710"/>
    <w:rsid w:val="00831DD9"/>
    <w:rsid w:val="00831F6C"/>
    <w:rsid w:val="0083649B"/>
    <w:rsid w:val="00840AE6"/>
    <w:rsid w:val="00851577"/>
    <w:rsid w:val="00857160"/>
    <w:rsid w:val="00857DE6"/>
    <w:rsid w:val="008652E9"/>
    <w:rsid w:val="00872ACA"/>
    <w:rsid w:val="008801C6"/>
    <w:rsid w:val="008824FC"/>
    <w:rsid w:val="00882880"/>
    <w:rsid w:val="0088397D"/>
    <w:rsid w:val="00885DCB"/>
    <w:rsid w:val="00895607"/>
    <w:rsid w:val="008B13E5"/>
    <w:rsid w:val="008B493A"/>
    <w:rsid w:val="008C58E1"/>
    <w:rsid w:val="008D0BF8"/>
    <w:rsid w:val="008D17CD"/>
    <w:rsid w:val="008D37E0"/>
    <w:rsid w:val="008D4FCA"/>
    <w:rsid w:val="008E1AD3"/>
    <w:rsid w:val="00900411"/>
    <w:rsid w:val="009027C3"/>
    <w:rsid w:val="00902832"/>
    <w:rsid w:val="00904425"/>
    <w:rsid w:val="0091036D"/>
    <w:rsid w:val="0091067E"/>
    <w:rsid w:val="00922999"/>
    <w:rsid w:val="009258F1"/>
    <w:rsid w:val="009304F8"/>
    <w:rsid w:val="0093050C"/>
    <w:rsid w:val="00941FE0"/>
    <w:rsid w:val="0094778E"/>
    <w:rsid w:val="00952758"/>
    <w:rsid w:val="00983B94"/>
    <w:rsid w:val="00986A2E"/>
    <w:rsid w:val="00992E6F"/>
    <w:rsid w:val="00994543"/>
    <w:rsid w:val="009946C4"/>
    <w:rsid w:val="00994EF9"/>
    <w:rsid w:val="009A05A1"/>
    <w:rsid w:val="009A502F"/>
    <w:rsid w:val="009C0CBF"/>
    <w:rsid w:val="009C3B7E"/>
    <w:rsid w:val="009C6199"/>
    <w:rsid w:val="009D6562"/>
    <w:rsid w:val="009E11FE"/>
    <w:rsid w:val="009E13FA"/>
    <w:rsid w:val="00A150F6"/>
    <w:rsid w:val="00A20D9F"/>
    <w:rsid w:val="00A26651"/>
    <w:rsid w:val="00A371F3"/>
    <w:rsid w:val="00A55001"/>
    <w:rsid w:val="00A56B05"/>
    <w:rsid w:val="00A57E06"/>
    <w:rsid w:val="00A61FF2"/>
    <w:rsid w:val="00A637D6"/>
    <w:rsid w:val="00A65BFE"/>
    <w:rsid w:val="00A8754E"/>
    <w:rsid w:val="00AA1817"/>
    <w:rsid w:val="00AA5493"/>
    <w:rsid w:val="00AC5DF2"/>
    <w:rsid w:val="00AE2B7C"/>
    <w:rsid w:val="00AE65E9"/>
    <w:rsid w:val="00AF2E44"/>
    <w:rsid w:val="00AF36CF"/>
    <w:rsid w:val="00AF3C7E"/>
    <w:rsid w:val="00AF5659"/>
    <w:rsid w:val="00B04A79"/>
    <w:rsid w:val="00B11BE2"/>
    <w:rsid w:val="00B20BCA"/>
    <w:rsid w:val="00B21C6D"/>
    <w:rsid w:val="00B226B4"/>
    <w:rsid w:val="00B308C2"/>
    <w:rsid w:val="00B34173"/>
    <w:rsid w:val="00B42549"/>
    <w:rsid w:val="00B46BFC"/>
    <w:rsid w:val="00B6104F"/>
    <w:rsid w:val="00B71CDA"/>
    <w:rsid w:val="00B877C1"/>
    <w:rsid w:val="00B9164B"/>
    <w:rsid w:val="00B94510"/>
    <w:rsid w:val="00B9592B"/>
    <w:rsid w:val="00BA24D0"/>
    <w:rsid w:val="00BA3575"/>
    <w:rsid w:val="00BB25E7"/>
    <w:rsid w:val="00BC75B0"/>
    <w:rsid w:val="00BD030B"/>
    <w:rsid w:val="00BF0C33"/>
    <w:rsid w:val="00C00F99"/>
    <w:rsid w:val="00C0751E"/>
    <w:rsid w:val="00C25F44"/>
    <w:rsid w:val="00C25FE0"/>
    <w:rsid w:val="00C36F89"/>
    <w:rsid w:val="00C47D43"/>
    <w:rsid w:val="00C55B0C"/>
    <w:rsid w:val="00C7541F"/>
    <w:rsid w:val="00C9211D"/>
    <w:rsid w:val="00C942C1"/>
    <w:rsid w:val="00CA7346"/>
    <w:rsid w:val="00CE0761"/>
    <w:rsid w:val="00CE507E"/>
    <w:rsid w:val="00CF1106"/>
    <w:rsid w:val="00CF1B01"/>
    <w:rsid w:val="00CF4C7E"/>
    <w:rsid w:val="00D01531"/>
    <w:rsid w:val="00D103C3"/>
    <w:rsid w:val="00D20619"/>
    <w:rsid w:val="00D263B7"/>
    <w:rsid w:val="00D2705D"/>
    <w:rsid w:val="00D37386"/>
    <w:rsid w:val="00D4276B"/>
    <w:rsid w:val="00D52B37"/>
    <w:rsid w:val="00D560B5"/>
    <w:rsid w:val="00D65C19"/>
    <w:rsid w:val="00D77A41"/>
    <w:rsid w:val="00D829A2"/>
    <w:rsid w:val="00D86963"/>
    <w:rsid w:val="00DA194A"/>
    <w:rsid w:val="00DA36D4"/>
    <w:rsid w:val="00DA4B64"/>
    <w:rsid w:val="00DA58BE"/>
    <w:rsid w:val="00DB0319"/>
    <w:rsid w:val="00DB080D"/>
    <w:rsid w:val="00DB0D59"/>
    <w:rsid w:val="00DB1BDD"/>
    <w:rsid w:val="00DB6FDE"/>
    <w:rsid w:val="00DC74B6"/>
    <w:rsid w:val="00DC7EA0"/>
    <w:rsid w:val="00DD7022"/>
    <w:rsid w:val="00DE03A1"/>
    <w:rsid w:val="00DE395D"/>
    <w:rsid w:val="00E03149"/>
    <w:rsid w:val="00E049B0"/>
    <w:rsid w:val="00E15743"/>
    <w:rsid w:val="00E34325"/>
    <w:rsid w:val="00E434DA"/>
    <w:rsid w:val="00E46848"/>
    <w:rsid w:val="00E50A06"/>
    <w:rsid w:val="00E512CB"/>
    <w:rsid w:val="00E5334D"/>
    <w:rsid w:val="00E564B7"/>
    <w:rsid w:val="00E85F48"/>
    <w:rsid w:val="00E96745"/>
    <w:rsid w:val="00EA3104"/>
    <w:rsid w:val="00EA435B"/>
    <w:rsid w:val="00EA5E68"/>
    <w:rsid w:val="00EA633E"/>
    <w:rsid w:val="00EA7039"/>
    <w:rsid w:val="00EB7D69"/>
    <w:rsid w:val="00EC7996"/>
    <w:rsid w:val="00ED621E"/>
    <w:rsid w:val="00EE6E2F"/>
    <w:rsid w:val="00EF1D33"/>
    <w:rsid w:val="00F1287E"/>
    <w:rsid w:val="00F25636"/>
    <w:rsid w:val="00F26C9D"/>
    <w:rsid w:val="00F42C60"/>
    <w:rsid w:val="00F557BC"/>
    <w:rsid w:val="00F55D56"/>
    <w:rsid w:val="00F5687D"/>
    <w:rsid w:val="00F577EC"/>
    <w:rsid w:val="00F64AAA"/>
    <w:rsid w:val="00F660EC"/>
    <w:rsid w:val="00F67191"/>
    <w:rsid w:val="00F6719A"/>
    <w:rsid w:val="00F70F4D"/>
    <w:rsid w:val="00F714EC"/>
    <w:rsid w:val="00F73E8E"/>
    <w:rsid w:val="00F776E8"/>
    <w:rsid w:val="00F8157B"/>
    <w:rsid w:val="00F84DD7"/>
    <w:rsid w:val="00F8775E"/>
    <w:rsid w:val="00F93852"/>
    <w:rsid w:val="00FA5C24"/>
    <w:rsid w:val="00FB1E1E"/>
    <w:rsid w:val="00FB4AAC"/>
    <w:rsid w:val="00FC055D"/>
    <w:rsid w:val="00FC4E49"/>
    <w:rsid w:val="00FD7E60"/>
    <w:rsid w:val="00FF52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932"/>
  </w:style>
  <w:style w:type="paragraph" w:styleId="Ttulo1">
    <w:name w:val="heading 1"/>
    <w:basedOn w:val="Normal"/>
    <w:next w:val="Normal"/>
    <w:link w:val="Ttulo1Char"/>
    <w:uiPriority w:val="9"/>
    <w:unhideWhenUsed/>
    <w:qFormat/>
    <w:rsid w:val="007F0932"/>
    <w:pPr>
      <w:outlineLvl w:val="0"/>
    </w:pPr>
    <w:rPr>
      <w:rFonts w:ascii="Gisha" w:eastAsia="Gisha" w:hAnsi="Gisha" w:cs="Gisha"/>
      <w:b/>
      <w:color w:val="000000"/>
      <w:sz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09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09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0932"/>
    <w:rPr>
      <w:rFonts w:ascii="Gisha" w:eastAsia="Gisha" w:hAnsi="Gisha" w:cs="Gisha"/>
      <w:b/>
      <w:color w:val="000000"/>
      <w:sz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F09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09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F0932"/>
    <w:pPr>
      <w:ind w:left="720"/>
      <w:contextualSpacing/>
    </w:pPr>
  </w:style>
  <w:style w:type="paragraph" w:customStyle="1" w:styleId="texto10">
    <w:name w:val="texto10"/>
    <w:basedOn w:val="Normal"/>
    <w:rsid w:val="007F0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7F0932"/>
    <w:pPr>
      <w:spacing w:after="200" w:line="240" w:lineRule="auto"/>
      <w:ind w:left="10" w:hanging="10"/>
    </w:pPr>
    <w:rPr>
      <w:rFonts w:ascii="Gisha" w:eastAsia="Gisha" w:hAnsi="Gisha" w:cs="Gisha"/>
      <w:i/>
      <w:iCs/>
      <w:color w:val="44546A" w:themeColor="text2"/>
      <w:sz w:val="18"/>
      <w:szCs w:val="18"/>
      <w:lang w:eastAsia="pt-BR"/>
    </w:rPr>
  </w:style>
  <w:style w:type="character" w:styleId="Hyperlink">
    <w:name w:val="Hyperlink"/>
    <w:basedOn w:val="Fontepargpadro"/>
    <w:uiPriority w:val="99"/>
    <w:unhideWhenUsed/>
    <w:rsid w:val="008E1AD3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8E1AD3"/>
    <w:rPr>
      <w:b/>
      <w:bCs/>
    </w:rPr>
  </w:style>
  <w:style w:type="paragraph" w:styleId="NormalWeb">
    <w:name w:val="Normal (Web)"/>
    <w:basedOn w:val="Normal"/>
    <w:uiPriority w:val="99"/>
    <w:unhideWhenUsed/>
    <w:rsid w:val="00531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1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118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05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F05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F058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05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058B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9044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713D4C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983B94"/>
    <w:pPr>
      <w:spacing w:after="0" w:line="240" w:lineRule="auto"/>
    </w:pPr>
  </w:style>
  <w:style w:type="character" w:styleId="nfase">
    <w:name w:val="Emphasis"/>
    <w:basedOn w:val="Fontepargpadro"/>
    <w:uiPriority w:val="20"/>
    <w:qFormat/>
    <w:rsid w:val="00A371F3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DB0D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0D59"/>
  </w:style>
  <w:style w:type="paragraph" w:styleId="Rodap">
    <w:name w:val="footer"/>
    <w:basedOn w:val="Normal"/>
    <w:link w:val="RodapChar"/>
    <w:uiPriority w:val="99"/>
    <w:unhideWhenUsed/>
    <w:rsid w:val="00DB0D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0D59"/>
  </w:style>
  <w:style w:type="character" w:customStyle="1" w:styleId="hljs-tag">
    <w:name w:val="hljs-tag"/>
    <w:basedOn w:val="Fontepargpadro"/>
    <w:rsid w:val="005531BF"/>
  </w:style>
  <w:style w:type="character" w:customStyle="1" w:styleId="hljs-title">
    <w:name w:val="hljs-title"/>
    <w:basedOn w:val="Fontepargpadro"/>
    <w:rsid w:val="005531BF"/>
  </w:style>
  <w:style w:type="character" w:customStyle="1" w:styleId="hljs-attribute">
    <w:name w:val="hljs-attribute"/>
    <w:basedOn w:val="Fontepargpadro"/>
    <w:rsid w:val="005531BF"/>
  </w:style>
  <w:style w:type="character" w:customStyle="1" w:styleId="hljs-value">
    <w:name w:val="hljs-value"/>
    <w:basedOn w:val="Fontepargpadro"/>
    <w:rsid w:val="005531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utterstock.com/pt/image-vector/map-brazil-polygonal-wire-frame-low-1257588736" TargetMode="External"/><Relationship Id="rId3" Type="http://schemas.openxmlformats.org/officeDocument/2006/relationships/hyperlink" Target="http://dados.mj.gov.br/dataset/sistema-nacional-de-estatisticas-de-seguranca-publica/resource/fca1cb9b-1bfb-4090-bdca-5171ed3b9fa4" TargetMode="External"/><Relationship Id="rId7" Type="http://schemas.openxmlformats.org/officeDocument/2006/relationships/hyperlink" Target="https://image.winudf.com/v2/image/aHR0cHNzaXRlcy5nb29nbGUuY29tYWJldGFuaW5ib3lkZXNlbnZvbHZpbWVudG8uY29tLnNpbmVzcF9zY3JlZW5fMV8xNTI3ODkyNTgwXzAwNw/screen-1.jpg?fakeurl=1&amp;type=.jpg" TargetMode="External"/><Relationship Id="rId2" Type="http://schemas.openxmlformats.org/officeDocument/2006/relationships/hyperlink" Target="http://www.planalto.gov.br/ccivil_03/_ato2015-2018/2018/lei/L13675.htm" TargetMode="External"/><Relationship Id="rId1" Type="http://schemas.openxmlformats.org/officeDocument/2006/relationships/hyperlink" Target="http://www.planalto.gov.br/ccivil_03/_Ato2011-2014/2012/Lei/L12681.htm" TargetMode="External"/><Relationship Id="rId6" Type="http://schemas.openxmlformats.org/officeDocument/2006/relationships/hyperlink" Target="https://www.shutterstock.com/pt/image-photo/searching-data-internet-229696729" TargetMode="External"/><Relationship Id="rId11" Type="http://schemas.openxmlformats.org/officeDocument/2006/relationships/hyperlink" Target="https://www.shutterstock.com/pt/image-photo/big-data-concept-man-selecting-pressing-223785412" TargetMode="External"/><Relationship Id="rId5" Type="http://schemas.openxmlformats.org/officeDocument/2006/relationships/hyperlink" Target="https://image.shutterstock.com/image-vector/circular-infographic-design-template-icons-600w-1157084074.jpg" TargetMode="External"/><Relationship Id="rId10" Type="http://schemas.openxmlformats.org/officeDocument/2006/relationships/hyperlink" Target="https://amazonasatual.com.br/aplicativo-verifica-em-tempo-real-se-veiculo-e-roubado-ou-clonado/" TargetMode="External"/><Relationship Id="rId4" Type="http://schemas.openxmlformats.org/officeDocument/2006/relationships/hyperlink" Target="https://www.shutterstock.com/pt/image-photo/stakeholder-sign-businesspeople-icon-network-on-292581575" TargetMode="External"/><Relationship Id="rId9" Type="http://schemas.openxmlformats.org/officeDocument/2006/relationships/hyperlink" Target="http://www.planalto.gov.br/ccivil_03/_ato2015-2018/2018/lei/L13675.htm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10.jpe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fontTable" Target="fontTable.xml"/><Relationship Id="rId40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hyperlink" Target="https://www.ucamcesec.com.br/wp-content//uploads/2011/06/Anais-Forum-CESeC-Ipea.pdf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jpeg"/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jpeg"/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AF019F0-C676-4820-B2CF-15AD75321F55}" type="doc">
      <dgm:prSet loTypeId="urn:microsoft.com/office/officeart/2005/8/layout/hProcess10#1" loCatId="pictur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pt-BR"/>
        </a:p>
      </dgm:t>
    </dgm:pt>
    <dgm:pt modelId="{854C494E-B4C2-4173-B4EF-36B128AA7858}">
      <dgm:prSet phldrT="[Texto]"/>
      <dgm:spPr/>
      <dgm:t>
        <a:bodyPr/>
        <a:lstStyle/>
        <a:p>
          <a:r>
            <a:rPr lang="pt-BR"/>
            <a:t>SENASP</a:t>
          </a:r>
        </a:p>
      </dgm:t>
    </dgm:pt>
    <dgm:pt modelId="{AA099A26-AA13-44AE-B509-DA2FCC7E65AF}" type="parTrans" cxnId="{28E35779-C0E9-43F2-AAF1-234BE2275295}">
      <dgm:prSet/>
      <dgm:spPr/>
      <dgm:t>
        <a:bodyPr/>
        <a:lstStyle/>
        <a:p>
          <a:endParaRPr lang="pt-BR"/>
        </a:p>
      </dgm:t>
    </dgm:pt>
    <dgm:pt modelId="{295F8C60-BF98-4C5D-80BA-B9D3E36B302F}" type="sibTrans" cxnId="{28E35779-C0E9-43F2-AAF1-234BE2275295}">
      <dgm:prSet/>
      <dgm:spPr/>
      <dgm:t>
        <a:bodyPr/>
        <a:lstStyle/>
        <a:p>
          <a:endParaRPr lang="pt-BR"/>
        </a:p>
      </dgm:t>
    </dgm:pt>
    <dgm:pt modelId="{5875B76E-7DE4-425F-AB24-15114DC71333}">
      <dgm:prSet phldrT="[Texto]"/>
      <dgm:spPr/>
      <dgm:t>
        <a:bodyPr/>
        <a:lstStyle/>
        <a:p>
          <a:r>
            <a:rPr lang="pt-BR"/>
            <a:t>SINESP</a:t>
          </a:r>
        </a:p>
      </dgm:t>
    </dgm:pt>
    <dgm:pt modelId="{1FB43001-2FA9-4EDF-B224-613359B1B4E2}" type="parTrans" cxnId="{AF1013F4-A1F4-4415-ABB6-C554E5856BE6}">
      <dgm:prSet/>
      <dgm:spPr/>
      <dgm:t>
        <a:bodyPr/>
        <a:lstStyle/>
        <a:p>
          <a:endParaRPr lang="pt-BR"/>
        </a:p>
      </dgm:t>
    </dgm:pt>
    <dgm:pt modelId="{1E5C0BF2-B6AB-4F16-B157-AA034DF88720}" type="sibTrans" cxnId="{AF1013F4-A1F4-4415-ABB6-C554E5856BE6}">
      <dgm:prSet/>
      <dgm:spPr/>
      <dgm:t>
        <a:bodyPr/>
        <a:lstStyle/>
        <a:p>
          <a:endParaRPr lang="pt-BR"/>
        </a:p>
      </dgm:t>
    </dgm:pt>
    <dgm:pt modelId="{E7DC1E20-104D-408C-8BD5-E27C35DE688E}" type="pres">
      <dgm:prSet presAssocID="{1AF019F0-C676-4820-B2CF-15AD75321F55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F1CFEE2F-66F4-41F1-8596-E6EB74D852F2}" type="pres">
      <dgm:prSet presAssocID="{854C494E-B4C2-4173-B4EF-36B128AA7858}" presName="composite" presStyleCnt="0"/>
      <dgm:spPr/>
    </dgm:pt>
    <dgm:pt modelId="{94EE394E-3FF0-4B11-94A2-3793E4A13006}" type="pres">
      <dgm:prSet presAssocID="{854C494E-B4C2-4173-B4EF-36B128AA7858}" presName="imagSh" presStyleLbl="bgImgPlace1" presStyleIdx="0" presStyleCnt="2" custLinFactNeighborX="-112" custLinFactNeighborY="-15964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xmlns="" val="0"/>
              </a:ext>
            </a:extLst>
          </a:blip>
          <a:srcRect/>
          <a:stretch>
            <a:fillRect l="-64000" r="-64000"/>
          </a:stretch>
        </a:blipFill>
      </dgm:spPr>
      <dgm:t>
        <a:bodyPr/>
        <a:lstStyle/>
        <a:p>
          <a:endParaRPr lang="en-US"/>
        </a:p>
      </dgm:t>
    </dgm:pt>
    <dgm:pt modelId="{EABBF2A4-8F9D-482B-8C6B-AC8EA52BC354}" type="pres">
      <dgm:prSet presAssocID="{854C494E-B4C2-4173-B4EF-36B128AA7858}" presName="tx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7C41C7B-D0A0-47D4-BB7A-58484E10C7DF}" type="pres">
      <dgm:prSet presAssocID="{295F8C60-BF98-4C5D-80BA-B9D3E36B302F}" presName="sibTrans" presStyleLbl="sibTrans2D1" presStyleIdx="0" presStyleCnt="1"/>
      <dgm:spPr/>
      <dgm:t>
        <a:bodyPr/>
        <a:lstStyle/>
        <a:p>
          <a:endParaRPr lang="en-US"/>
        </a:p>
      </dgm:t>
    </dgm:pt>
    <dgm:pt modelId="{569171C2-2550-4FBF-BCC6-04B22D4AC97B}" type="pres">
      <dgm:prSet presAssocID="{295F8C60-BF98-4C5D-80BA-B9D3E36B302F}" presName="connTx" presStyleLbl="sibTrans2D1" presStyleIdx="0" presStyleCnt="1"/>
      <dgm:spPr/>
      <dgm:t>
        <a:bodyPr/>
        <a:lstStyle/>
        <a:p>
          <a:endParaRPr lang="en-US"/>
        </a:p>
      </dgm:t>
    </dgm:pt>
    <dgm:pt modelId="{BFC80134-252E-4A94-ADD9-A9E63B40BA2C}" type="pres">
      <dgm:prSet presAssocID="{5875B76E-7DE4-425F-AB24-15114DC71333}" presName="composite" presStyleCnt="0"/>
      <dgm:spPr/>
    </dgm:pt>
    <dgm:pt modelId="{7698617C-C92D-4A3F-B836-965B6D52C837}" type="pres">
      <dgm:prSet presAssocID="{5875B76E-7DE4-425F-AB24-15114DC71333}" presName="imagSh" presStyleLbl="bgImgPlace1" presStyleIdx="1" presStyleCnt="2" custScaleX="109822" custScaleY="84989" custLinFactNeighborX="10844" custLinFactNeighborY="-17390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xmlns="" val="0"/>
              </a:ext>
            </a:extLst>
          </a:blip>
          <a:srcRect/>
          <a:stretch>
            <a:fillRect l="-5000" r="-5000"/>
          </a:stretch>
        </a:blipFill>
      </dgm:spPr>
      <dgm:t>
        <a:bodyPr/>
        <a:lstStyle/>
        <a:p>
          <a:endParaRPr lang="en-US"/>
        </a:p>
      </dgm:t>
    </dgm:pt>
    <dgm:pt modelId="{EE6B4700-2408-455E-8652-E6DB58C689DA}" type="pres">
      <dgm:prSet presAssocID="{5875B76E-7DE4-425F-AB24-15114DC71333}" presName="txNode" presStyleLbl="node1" presStyleIdx="1" presStyleCnt="2" custLinFactNeighborX="20" custLinFactNeighborY="8143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AFCE0DA8-3291-4337-A029-A19D0A0FE230}" type="presOf" srcId="{854C494E-B4C2-4173-B4EF-36B128AA7858}" destId="{EABBF2A4-8F9D-482B-8C6B-AC8EA52BC354}" srcOrd="0" destOrd="0" presId="urn:microsoft.com/office/officeart/2005/8/layout/hProcess10#1"/>
    <dgm:cxn modelId="{D27E347F-EA86-4982-AB9E-D2D565D4DC6D}" type="presOf" srcId="{295F8C60-BF98-4C5D-80BA-B9D3E36B302F}" destId="{569171C2-2550-4FBF-BCC6-04B22D4AC97B}" srcOrd="1" destOrd="0" presId="urn:microsoft.com/office/officeart/2005/8/layout/hProcess10#1"/>
    <dgm:cxn modelId="{28E35779-C0E9-43F2-AAF1-234BE2275295}" srcId="{1AF019F0-C676-4820-B2CF-15AD75321F55}" destId="{854C494E-B4C2-4173-B4EF-36B128AA7858}" srcOrd="0" destOrd="0" parTransId="{AA099A26-AA13-44AE-B509-DA2FCC7E65AF}" sibTransId="{295F8C60-BF98-4C5D-80BA-B9D3E36B302F}"/>
    <dgm:cxn modelId="{527347CC-16E8-4DDF-8216-E38B43544DB9}" type="presOf" srcId="{1AF019F0-C676-4820-B2CF-15AD75321F55}" destId="{E7DC1E20-104D-408C-8BD5-E27C35DE688E}" srcOrd="0" destOrd="0" presId="urn:microsoft.com/office/officeart/2005/8/layout/hProcess10#1"/>
    <dgm:cxn modelId="{D22BEE2F-945E-4942-9422-F4E4DF6E7C22}" type="presOf" srcId="{295F8C60-BF98-4C5D-80BA-B9D3E36B302F}" destId="{87C41C7B-D0A0-47D4-BB7A-58484E10C7DF}" srcOrd="0" destOrd="0" presId="urn:microsoft.com/office/officeart/2005/8/layout/hProcess10#1"/>
    <dgm:cxn modelId="{7CD4C6EE-C5ED-4DAC-840B-3F8936F241F8}" type="presOf" srcId="{5875B76E-7DE4-425F-AB24-15114DC71333}" destId="{EE6B4700-2408-455E-8652-E6DB58C689DA}" srcOrd="0" destOrd="0" presId="urn:microsoft.com/office/officeart/2005/8/layout/hProcess10#1"/>
    <dgm:cxn modelId="{AF1013F4-A1F4-4415-ABB6-C554E5856BE6}" srcId="{1AF019F0-C676-4820-B2CF-15AD75321F55}" destId="{5875B76E-7DE4-425F-AB24-15114DC71333}" srcOrd="1" destOrd="0" parTransId="{1FB43001-2FA9-4EDF-B224-613359B1B4E2}" sibTransId="{1E5C0BF2-B6AB-4F16-B157-AA034DF88720}"/>
    <dgm:cxn modelId="{8DE5A9AB-BF5F-4289-ADA2-13F20989A119}" type="presParOf" srcId="{E7DC1E20-104D-408C-8BD5-E27C35DE688E}" destId="{F1CFEE2F-66F4-41F1-8596-E6EB74D852F2}" srcOrd="0" destOrd="0" presId="urn:microsoft.com/office/officeart/2005/8/layout/hProcess10#1"/>
    <dgm:cxn modelId="{33D53C1D-1363-4CCD-B37E-E3DB92B40EE1}" type="presParOf" srcId="{F1CFEE2F-66F4-41F1-8596-E6EB74D852F2}" destId="{94EE394E-3FF0-4B11-94A2-3793E4A13006}" srcOrd="0" destOrd="0" presId="urn:microsoft.com/office/officeart/2005/8/layout/hProcess10#1"/>
    <dgm:cxn modelId="{8A8B58FB-FE00-4209-A9D5-0FA3E762E920}" type="presParOf" srcId="{F1CFEE2F-66F4-41F1-8596-E6EB74D852F2}" destId="{EABBF2A4-8F9D-482B-8C6B-AC8EA52BC354}" srcOrd="1" destOrd="0" presId="urn:microsoft.com/office/officeart/2005/8/layout/hProcess10#1"/>
    <dgm:cxn modelId="{8C35D974-BB56-4FCD-BA60-45C57E7E1B92}" type="presParOf" srcId="{E7DC1E20-104D-408C-8BD5-E27C35DE688E}" destId="{87C41C7B-D0A0-47D4-BB7A-58484E10C7DF}" srcOrd="1" destOrd="0" presId="urn:microsoft.com/office/officeart/2005/8/layout/hProcess10#1"/>
    <dgm:cxn modelId="{518B88E9-683D-4BB4-A73C-1BE5B21BE568}" type="presParOf" srcId="{87C41C7B-D0A0-47D4-BB7A-58484E10C7DF}" destId="{569171C2-2550-4FBF-BCC6-04B22D4AC97B}" srcOrd="0" destOrd="0" presId="urn:microsoft.com/office/officeart/2005/8/layout/hProcess10#1"/>
    <dgm:cxn modelId="{DC90D5ED-C48A-4988-869B-52D56C6DCEC4}" type="presParOf" srcId="{E7DC1E20-104D-408C-8BD5-E27C35DE688E}" destId="{BFC80134-252E-4A94-ADD9-A9E63B40BA2C}" srcOrd="2" destOrd="0" presId="urn:microsoft.com/office/officeart/2005/8/layout/hProcess10#1"/>
    <dgm:cxn modelId="{40A9A46E-3C57-49D4-AA42-6296CD7F867D}" type="presParOf" srcId="{BFC80134-252E-4A94-ADD9-A9E63B40BA2C}" destId="{7698617C-C92D-4A3F-B836-965B6D52C837}" srcOrd="0" destOrd="0" presId="urn:microsoft.com/office/officeart/2005/8/layout/hProcess10#1"/>
    <dgm:cxn modelId="{13F8899B-26B9-4AC4-AE57-6CABD1D62AF9}" type="presParOf" srcId="{BFC80134-252E-4A94-ADD9-A9E63B40BA2C}" destId="{EE6B4700-2408-455E-8652-E6DB58C689DA}" srcOrd="1" destOrd="0" presId="urn:microsoft.com/office/officeart/2005/8/layout/hProcess10#1"/>
  </dgm:cxnLst>
  <dgm:bg/>
  <dgm:whole/>
  <dgm:extLst>
    <a:ext uri="http://schemas.microsoft.com/office/drawing/2008/diagram">
      <dsp:dataModelExt xmlns:dsp="http://schemas.microsoft.com/office/drawing/2008/diagram" xmlns="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49D96C7-5606-42D4-8884-FB05EC0B1FA6}" type="doc">
      <dgm:prSet loTypeId="urn:microsoft.com/office/officeart/2005/8/layout/process1" loCatId="process" qsTypeId="urn:microsoft.com/office/officeart/2005/8/quickstyle/simple1" qsCatId="simple" csTypeId="urn:microsoft.com/office/officeart/2005/8/colors/colorful5" csCatId="colorful" phldr="1"/>
      <dgm:spPr/>
    </dgm:pt>
    <dgm:pt modelId="{B6FA473A-0FDD-42F9-A4C4-01813386C26E}">
      <dgm:prSet phldrT="[Texto]" custT="1"/>
      <dgm:spPr>
        <a:solidFill>
          <a:schemeClr val="accent3"/>
        </a:solidFill>
      </dgm:spPr>
      <dgm:t>
        <a:bodyPr/>
        <a:lstStyle/>
        <a:p>
          <a:r>
            <a:rPr lang="pt-BR" sz="1800" b="1"/>
            <a:t>1</a:t>
          </a:r>
        </a:p>
        <a:p>
          <a:r>
            <a:rPr lang="pt-BR" sz="1800" b="1"/>
            <a:t>Reunir informações</a:t>
          </a:r>
        </a:p>
        <a:p>
          <a:r>
            <a:rPr lang="pt-BR" sz="1200"/>
            <a:t>(ocorrências criminais e atividades policiais)</a:t>
          </a:r>
        </a:p>
      </dgm:t>
    </dgm:pt>
    <dgm:pt modelId="{2DAFB38D-B794-4310-9464-6B3A44D007A5}" type="parTrans" cxnId="{C6CC1E33-EB54-4951-9EF0-3C448D3CC706}">
      <dgm:prSet/>
      <dgm:spPr/>
      <dgm:t>
        <a:bodyPr/>
        <a:lstStyle/>
        <a:p>
          <a:endParaRPr lang="pt-BR"/>
        </a:p>
      </dgm:t>
    </dgm:pt>
    <dgm:pt modelId="{6BFC1846-C266-48A4-B197-82FD71D41EE4}" type="sibTrans" cxnId="{C6CC1E33-EB54-4951-9EF0-3C448D3CC706}">
      <dgm:prSet/>
      <dgm:spPr/>
      <dgm:t>
        <a:bodyPr/>
        <a:lstStyle/>
        <a:p>
          <a:endParaRPr lang="pt-BR"/>
        </a:p>
      </dgm:t>
    </dgm:pt>
    <dgm:pt modelId="{792AD80C-7D00-4E3F-814D-8FD64E1ABD94}">
      <dgm:prSet phldrT="[Texto]" custT="1"/>
      <dgm:spPr>
        <a:solidFill>
          <a:schemeClr val="accent6">
            <a:lumMod val="75000"/>
          </a:schemeClr>
        </a:solidFill>
      </dgm:spPr>
      <dgm:t>
        <a:bodyPr/>
        <a:lstStyle/>
        <a:p>
          <a:pPr algn="ctr"/>
          <a:r>
            <a:rPr lang="pt-BR" sz="1800" b="1"/>
            <a:t>2</a:t>
          </a:r>
        </a:p>
        <a:p>
          <a:pPr algn="ctr"/>
          <a:r>
            <a:rPr lang="pt-BR" sz="1800" b="1"/>
            <a:t>Traçar perfil</a:t>
          </a:r>
        </a:p>
        <a:p>
          <a:pPr algn="ctr"/>
          <a:r>
            <a:rPr lang="pt-BR" sz="1200"/>
            <a:t>(das organizações policiais)</a:t>
          </a:r>
        </a:p>
      </dgm:t>
    </dgm:pt>
    <dgm:pt modelId="{E17B178C-1F95-4EEF-B472-CE0A29307BB3}" type="parTrans" cxnId="{605349B2-A1BE-4872-8B50-3C98901A2A3C}">
      <dgm:prSet/>
      <dgm:spPr/>
      <dgm:t>
        <a:bodyPr/>
        <a:lstStyle/>
        <a:p>
          <a:endParaRPr lang="pt-BR"/>
        </a:p>
      </dgm:t>
    </dgm:pt>
    <dgm:pt modelId="{A5C9CDDB-199C-4E95-B56C-9AC0926E2D11}" type="sibTrans" cxnId="{605349B2-A1BE-4872-8B50-3C98901A2A3C}">
      <dgm:prSet/>
      <dgm:spPr/>
      <dgm:t>
        <a:bodyPr/>
        <a:lstStyle/>
        <a:p>
          <a:endParaRPr lang="pt-BR"/>
        </a:p>
      </dgm:t>
    </dgm:pt>
    <dgm:pt modelId="{EC67A393-D833-47B8-B738-FEFFD848C889}" type="pres">
      <dgm:prSet presAssocID="{349D96C7-5606-42D4-8884-FB05EC0B1FA6}" presName="Name0" presStyleCnt="0">
        <dgm:presLayoutVars>
          <dgm:dir/>
          <dgm:resizeHandles val="exact"/>
        </dgm:presLayoutVars>
      </dgm:prSet>
      <dgm:spPr/>
    </dgm:pt>
    <dgm:pt modelId="{95C1A6B9-8E8D-4AD5-A89D-8F6CF643A915}" type="pres">
      <dgm:prSet presAssocID="{B6FA473A-0FDD-42F9-A4C4-01813386C26E}" presName="node" presStyleLbl="node1" presStyleIdx="0" presStyleCnt="2" custScaleY="130295" custLinFactNeighborX="-117" custLinFactNeighborY="3529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CBC6E553-73CE-4384-B534-131927211DA3}" type="pres">
      <dgm:prSet presAssocID="{6BFC1846-C266-48A4-B197-82FD71D41EE4}" presName="sibTrans" presStyleLbl="sibTrans2D1" presStyleIdx="0" presStyleCnt="1" custLinFactNeighborX="11515" custLinFactNeighborY="0"/>
      <dgm:spPr/>
      <dgm:t>
        <a:bodyPr/>
        <a:lstStyle/>
        <a:p>
          <a:endParaRPr lang="pt-BR"/>
        </a:p>
      </dgm:t>
    </dgm:pt>
    <dgm:pt modelId="{D8DE455B-C49F-4BBC-89E6-9C943BA46BA2}" type="pres">
      <dgm:prSet presAssocID="{6BFC1846-C266-48A4-B197-82FD71D41EE4}" presName="connectorText" presStyleLbl="sibTrans2D1" presStyleIdx="0" presStyleCnt="1"/>
      <dgm:spPr/>
      <dgm:t>
        <a:bodyPr/>
        <a:lstStyle/>
        <a:p>
          <a:endParaRPr lang="pt-BR"/>
        </a:p>
      </dgm:t>
    </dgm:pt>
    <dgm:pt modelId="{B9BAA752-2352-4D77-9765-D09765F05AF5}" type="pres">
      <dgm:prSet presAssocID="{792AD80C-7D00-4E3F-814D-8FD64E1ABD94}" presName="node" presStyleLbl="node1" presStyleIdx="1" presStyleCnt="2" custScaleY="13876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61A68C04-2F03-4CB4-B8A9-03EB02BE21F7}" type="presOf" srcId="{B6FA473A-0FDD-42F9-A4C4-01813386C26E}" destId="{95C1A6B9-8E8D-4AD5-A89D-8F6CF643A915}" srcOrd="0" destOrd="0" presId="urn:microsoft.com/office/officeart/2005/8/layout/process1"/>
    <dgm:cxn modelId="{0DEA99DB-EF48-44EF-8EBB-A3F18A1C18D3}" type="presOf" srcId="{6BFC1846-C266-48A4-B197-82FD71D41EE4}" destId="{CBC6E553-73CE-4384-B534-131927211DA3}" srcOrd="0" destOrd="0" presId="urn:microsoft.com/office/officeart/2005/8/layout/process1"/>
    <dgm:cxn modelId="{93C3C093-516B-41AF-99B8-90E05F67C835}" type="presOf" srcId="{792AD80C-7D00-4E3F-814D-8FD64E1ABD94}" destId="{B9BAA752-2352-4D77-9765-D09765F05AF5}" srcOrd="0" destOrd="0" presId="urn:microsoft.com/office/officeart/2005/8/layout/process1"/>
    <dgm:cxn modelId="{C6CC1E33-EB54-4951-9EF0-3C448D3CC706}" srcId="{349D96C7-5606-42D4-8884-FB05EC0B1FA6}" destId="{B6FA473A-0FDD-42F9-A4C4-01813386C26E}" srcOrd="0" destOrd="0" parTransId="{2DAFB38D-B794-4310-9464-6B3A44D007A5}" sibTransId="{6BFC1846-C266-48A4-B197-82FD71D41EE4}"/>
    <dgm:cxn modelId="{605349B2-A1BE-4872-8B50-3C98901A2A3C}" srcId="{349D96C7-5606-42D4-8884-FB05EC0B1FA6}" destId="{792AD80C-7D00-4E3F-814D-8FD64E1ABD94}" srcOrd="1" destOrd="0" parTransId="{E17B178C-1F95-4EEF-B472-CE0A29307BB3}" sibTransId="{A5C9CDDB-199C-4E95-B56C-9AC0926E2D11}"/>
    <dgm:cxn modelId="{3F1A8899-4A60-4560-B3A8-D4AB4CEF7DAD}" type="presOf" srcId="{349D96C7-5606-42D4-8884-FB05EC0B1FA6}" destId="{EC67A393-D833-47B8-B738-FEFFD848C889}" srcOrd="0" destOrd="0" presId="urn:microsoft.com/office/officeart/2005/8/layout/process1"/>
    <dgm:cxn modelId="{08A9D40A-A5C6-4B95-9E0C-23C53178E335}" type="presOf" srcId="{6BFC1846-C266-48A4-B197-82FD71D41EE4}" destId="{D8DE455B-C49F-4BBC-89E6-9C943BA46BA2}" srcOrd="1" destOrd="0" presId="urn:microsoft.com/office/officeart/2005/8/layout/process1"/>
    <dgm:cxn modelId="{E5BE8064-436A-4369-98AF-84B95B30A2A5}" type="presParOf" srcId="{EC67A393-D833-47B8-B738-FEFFD848C889}" destId="{95C1A6B9-8E8D-4AD5-A89D-8F6CF643A915}" srcOrd="0" destOrd="0" presId="urn:microsoft.com/office/officeart/2005/8/layout/process1"/>
    <dgm:cxn modelId="{0C8CDB17-C836-4C3D-8BDF-19822E119878}" type="presParOf" srcId="{EC67A393-D833-47B8-B738-FEFFD848C889}" destId="{CBC6E553-73CE-4384-B534-131927211DA3}" srcOrd="1" destOrd="0" presId="urn:microsoft.com/office/officeart/2005/8/layout/process1"/>
    <dgm:cxn modelId="{175FA018-0770-402B-9D1F-C4CE9DFCD2B2}" type="presParOf" srcId="{CBC6E553-73CE-4384-B534-131927211DA3}" destId="{D8DE455B-C49F-4BBC-89E6-9C943BA46BA2}" srcOrd="0" destOrd="0" presId="urn:microsoft.com/office/officeart/2005/8/layout/process1"/>
    <dgm:cxn modelId="{683B90D6-9A8F-4EE6-8144-ECEB7B46E71E}" type="presParOf" srcId="{EC67A393-D833-47B8-B738-FEFFD848C889}" destId="{B9BAA752-2352-4D77-9765-D09765F05AF5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94EE394E-3FF0-4B11-94A2-3793E4A13006}">
      <dsp:nvSpPr>
        <dsp:cNvPr id="0" name=""/>
        <dsp:cNvSpPr/>
      </dsp:nvSpPr>
      <dsp:spPr>
        <a:xfrm>
          <a:off x="0" y="0"/>
          <a:ext cx="1954666" cy="1954666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xmlns="" val="0"/>
              </a:ext>
            </a:extLst>
          </a:blip>
          <a:srcRect/>
          <a:stretch>
            <a:fillRect l="-64000" r="-64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ABBF2A4-8F9D-482B-8C6B-AC8EA52BC354}">
      <dsp:nvSpPr>
        <dsp:cNvPr id="0" name=""/>
        <dsp:cNvSpPr/>
      </dsp:nvSpPr>
      <dsp:spPr>
        <a:xfrm>
          <a:off x="318582" y="1184184"/>
          <a:ext cx="1954666" cy="1954666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3800" kern="1200"/>
            <a:t>SENASP</a:t>
          </a:r>
        </a:p>
      </dsp:txBody>
      <dsp:txXfrm>
        <a:off x="318582" y="1184184"/>
        <a:ext cx="1954666" cy="1954666"/>
      </dsp:txXfrm>
    </dsp:sp>
    <dsp:sp modelId="{87C41C7B-D0A0-47D4-BB7A-58484E10C7DF}">
      <dsp:nvSpPr>
        <dsp:cNvPr id="0" name=""/>
        <dsp:cNvSpPr/>
      </dsp:nvSpPr>
      <dsp:spPr>
        <a:xfrm rot="21449040">
          <a:off x="2405282" y="669834"/>
          <a:ext cx="451267" cy="469679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2000" kern="1200"/>
        </a:p>
      </dsp:txBody>
      <dsp:txXfrm rot="21449040">
        <a:off x="2405282" y="669834"/>
        <a:ext cx="451267" cy="469679"/>
      </dsp:txXfrm>
    </dsp:sp>
    <dsp:sp modelId="{7698617C-C92D-4A3F-B836-965B6D52C837}">
      <dsp:nvSpPr>
        <dsp:cNvPr id="0" name=""/>
        <dsp:cNvSpPr/>
      </dsp:nvSpPr>
      <dsp:spPr>
        <a:xfrm>
          <a:off x="3242760" y="0"/>
          <a:ext cx="2146654" cy="1661251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xmlns="" val="0"/>
              </a:ext>
            </a:extLst>
          </a:blip>
          <a:srcRect/>
          <a:stretch>
            <a:fillRect l="-5000" r="-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6B4700-2408-455E-8652-E6DB58C689DA}">
      <dsp:nvSpPr>
        <dsp:cNvPr id="0" name=""/>
        <dsp:cNvSpPr/>
      </dsp:nvSpPr>
      <dsp:spPr>
        <a:xfrm>
          <a:off x="3445373" y="1195568"/>
          <a:ext cx="1954666" cy="1954666"/>
        </a:xfrm>
        <a:prstGeom prst="roundRect">
          <a:avLst>
            <a:gd name="adj" fmla="val 10000"/>
          </a:avLst>
        </a:prstGeom>
        <a:solidFill>
          <a:schemeClr val="accent5">
            <a:hueOff val="-7353345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3800" kern="1200"/>
            <a:t>SINESP</a:t>
          </a:r>
        </a:p>
      </dsp:txBody>
      <dsp:txXfrm>
        <a:off x="3445373" y="1195568"/>
        <a:ext cx="1954666" cy="1954666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95C1A6B9-8E8D-4AD5-A89D-8F6CF643A915}">
      <dsp:nvSpPr>
        <dsp:cNvPr id="0" name=""/>
        <dsp:cNvSpPr/>
      </dsp:nvSpPr>
      <dsp:spPr>
        <a:xfrm>
          <a:off x="2746" y="44553"/>
          <a:ext cx="2338362" cy="1828061"/>
        </a:xfrm>
        <a:prstGeom prst="roundRect">
          <a:avLst>
            <a:gd name="adj" fmla="val 10000"/>
          </a:avLst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1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Reunir informações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(ocorrências criminais e atividades policiais)</a:t>
          </a:r>
        </a:p>
      </dsp:txBody>
      <dsp:txXfrm>
        <a:off x="2746" y="44553"/>
        <a:ext cx="2338362" cy="1828061"/>
      </dsp:txXfrm>
    </dsp:sp>
    <dsp:sp modelId="{CBC6E553-73CE-4384-B534-131927211DA3}">
      <dsp:nvSpPr>
        <dsp:cNvPr id="0" name=""/>
        <dsp:cNvSpPr/>
      </dsp:nvSpPr>
      <dsp:spPr>
        <a:xfrm rot="21576615">
          <a:off x="2632364" y="657393"/>
          <a:ext cx="496324" cy="5799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2400" kern="1200"/>
        </a:p>
      </dsp:txBody>
      <dsp:txXfrm rot="21576615">
        <a:off x="2632364" y="657393"/>
        <a:ext cx="496324" cy="579913"/>
      </dsp:txXfrm>
    </dsp:sp>
    <dsp:sp modelId="{B9BAA752-2352-4D77-9765-D09765F05AF5}">
      <dsp:nvSpPr>
        <dsp:cNvPr id="0" name=""/>
        <dsp:cNvSpPr/>
      </dsp:nvSpPr>
      <dsp:spPr>
        <a:xfrm>
          <a:off x="3277547" y="-37140"/>
          <a:ext cx="2338362" cy="1946896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2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Traçar perfil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(das organizações policiais)</a:t>
          </a:r>
        </a:p>
      </dsp:txBody>
      <dsp:txXfrm>
        <a:off x="3277547" y="-37140"/>
        <a:ext cx="2338362" cy="19468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0#1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30CC6-F6F0-4BF7-B486-24A04858A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35</Pages>
  <Words>6840</Words>
  <Characters>36939</Characters>
  <Application>Microsoft Office Word</Application>
  <DocSecurity>0</DocSecurity>
  <Lines>307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Cíntia</dc:creator>
  <cp:keywords/>
  <dc:description/>
  <cp:lastModifiedBy>Designer Instrucional</cp:lastModifiedBy>
  <cp:revision>8</cp:revision>
  <dcterms:created xsi:type="dcterms:W3CDTF">2019-12-06T20:51:00Z</dcterms:created>
  <dcterms:modified xsi:type="dcterms:W3CDTF">2019-12-10T12:33:00Z</dcterms:modified>
</cp:coreProperties>
</file>